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95060" w14:textId="1C42C165" w:rsidR="00732605" w:rsidRDefault="00D5001E" w:rsidP="00362FDD">
      <w:pPr>
        <w:jc w:val="center"/>
      </w:pPr>
      <w:r>
        <w:t>Selbständige Projektarbeit</w:t>
      </w:r>
      <w:r w:rsidR="00362FDD">
        <w:br/>
      </w:r>
      <w:r>
        <w:t xml:space="preserve"> Informatikmittelschule Frauenfeld</w:t>
      </w:r>
    </w:p>
    <w:p w14:paraId="7897C931" w14:textId="720E4EB0" w:rsidR="00D5001E" w:rsidRDefault="00D5001E" w:rsidP="00D5001E">
      <w:pPr>
        <w:jc w:val="center"/>
      </w:pPr>
    </w:p>
    <w:p w14:paraId="29EDB9BD" w14:textId="480208BF" w:rsidR="00D5001E" w:rsidRPr="008E0CC4" w:rsidRDefault="00362FDD" w:rsidP="00362FDD">
      <w:pPr>
        <w:pStyle w:val="Titel"/>
        <w:jc w:val="center"/>
        <w:rPr>
          <w:b/>
          <w:bCs/>
          <w:u w:val="single"/>
        </w:rPr>
      </w:pPr>
      <w:r w:rsidRPr="008E0CC4">
        <w:rPr>
          <w:b/>
          <w:bCs/>
          <w:u w:val="single"/>
        </w:rPr>
        <w:t xml:space="preserve">Freezing </w:t>
      </w:r>
      <w:proofErr w:type="spellStart"/>
      <w:r w:rsidRPr="008E0CC4">
        <w:rPr>
          <w:b/>
          <w:bCs/>
          <w:u w:val="single"/>
        </w:rPr>
        <w:t>Inventory</w:t>
      </w:r>
      <w:proofErr w:type="spellEnd"/>
    </w:p>
    <w:p w14:paraId="6A7BCDD6" w14:textId="2A946C13" w:rsidR="00362FDD" w:rsidRPr="008E0CC4" w:rsidRDefault="00362FDD" w:rsidP="00362FDD"/>
    <w:p w14:paraId="1B02ECDF" w14:textId="04BAEE27" w:rsidR="00362FDD" w:rsidRPr="008E0CC4" w:rsidRDefault="00F82273" w:rsidP="00362FDD">
      <w:r>
        <w:rPr>
          <w:noProof/>
        </w:rPr>
        <w:drawing>
          <wp:inline distT="0" distB="0" distL="0" distR="0" wp14:anchorId="2B3B521B" wp14:editId="345D921B">
            <wp:extent cx="5760720" cy="628904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8347"/>
                    <a:stretch/>
                  </pic:blipFill>
                  <pic:spPr bwMode="auto">
                    <a:xfrm>
                      <a:off x="0" y="0"/>
                      <a:ext cx="5760720" cy="6289040"/>
                    </a:xfrm>
                    <a:prstGeom prst="rect">
                      <a:avLst/>
                    </a:prstGeom>
                    <a:noFill/>
                    <a:ln>
                      <a:noFill/>
                    </a:ln>
                    <a:extLst>
                      <a:ext uri="{53640926-AAD7-44D8-BBD7-CCE9431645EC}">
                        <a14:shadowObscured xmlns:a14="http://schemas.microsoft.com/office/drawing/2010/main"/>
                      </a:ext>
                    </a:extLst>
                  </pic:spPr>
                </pic:pic>
              </a:graphicData>
            </a:graphic>
          </wp:inline>
        </w:drawing>
      </w:r>
    </w:p>
    <w:p w14:paraId="1E6EBA1B" w14:textId="13780391" w:rsidR="00F82273" w:rsidRPr="00F335CB" w:rsidRDefault="00F335CB" w:rsidP="00F82273">
      <w:pPr>
        <w:jc w:val="right"/>
        <w:rPr>
          <w:sz w:val="24"/>
          <w:szCs w:val="24"/>
        </w:rPr>
      </w:pPr>
      <w:r w:rsidRPr="00F335CB">
        <w:rPr>
          <w:sz w:val="24"/>
          <w:szCs w:val="24"/>
        </w:rPr>
        <w:t>Autor</w:t>
      </w:r>
      <w:r w:rsidR="00F82273" w:rsidRPr="00F335CB">
        <w:rPr>
          <w:sz w:val="24"/>
          <w:szCs w:val="24"/>
        </w:rPr>
        <w:t>: Remo Thim</w:t>
      </w:r>
      <w:r w:rsidR="00F82273" w:rsidRPr="00F335CB">
        <w:rPr>
          <w:sz w:val="24"/>
          <w:szCs w:val="24"/>
        </w:rPr>
        <w:br/>
        <w:t>Betreuer: Matthias Bolli</w:t>
      </w:r>
      <w:r w:rsidR="00F82273" w:rsidRPr="00F335CB">
        <w:rPr>
          <w:sz w:val="24"/>
          <w:szCs w:val="24"/>
        </w:rPr>
        <w:br/>
      </w:r>
    </w:p>
    <w:p w14:paraId="4B890F88" w14:textId="77777777" w:rsidR="00F82273" w:rsidRPr="00F335CB" w:rsidRDefault="00F82273">
      <w:pPr>
        <w:rPr>
          <w:sz w:val="24"/>
          <w:szCs w:val="24"/>
        </w:rPr>
      </w:pPr>
    </w:p>
    <w:p w14:paraId="665E2E73" w14:textId="4628E072" w:rsidR="00F82273" w:rsidRPr="00F335CB" w:rsidRDefault="00F82273">
      <w:pPr>
        <w:rPr>
          <w:sz w:val="24"/>
          <w:szCs w:val="24"/>
        </w:rPr>
      </w:pPr>
      <w:r w:rsidRPr="00F335CB">
        <w:rPr>
          <w:sz w:val="24"/>
          <w:szCs w:val="24"/>
        </w:rPr>
        <w:br w:type="page"/>
      </w:r>
    </w:p>
    <w:sdt>
      <w:sdtPr>
        <w:rPr>
          <w:rFonts w:asciiTheme="minorHAnsi" w:eastAsiaTheme="minorHAnsi" w:hAnsiTheme="minorHAnsi" w:cstheme="minorBidi"/>
          <w:color w:val="auto"/>
          <w:sz w:val="22"/>
          <w:szCs w:val="22"/>
          <w:lang w:val="de-DE" w:eastAsia="en-US"/>
        </w:rPr>
        <w:id w:val="1046409147"/>
        <w:docPartObj>
          <w:docPartGallery w:val="Table of Contents"/>
          <w:docPartUnique/>
        </w:docPartObj>
      </w:sdtPr>
      <w:sdtEndPr>
        <w:rPr>
          <w:b/>
          <w:bCs/>
        </w:rPr>
      </w:sdtEndPr>
      <w:sdtContent>
        <w:p w14:paraId="4E0411A6" w14:textId="2E0FAFC8" w:rsidR="00E9737A" w:rsidRDefault="00E9737A">
          <w:pPr>
            <w:pStyle w:val="Inhaltsverzeichnisberschrift"/>
          </w:pPr>
          <w:r>
            <w:rPr>
              <w:lang w:val="de-DE"/>
            </w:rPr>
            <w:t>Inhalt</w:t>
          </w:r>
        </w:p>
        <w:p w14:paraId="6FD2B453" w14:textId="5212637D" w:rsidR="000976F9" w:rsidRDefault="00E9737A">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96639138" w:history="1">
            <w:r w:rsidR="000976F9" w:rsidRPr="008624CD">
              <w:rPr>
                <w:rStyle w:val="Hyperlink"/>
                <w:rFonts w:eastAsia="Times New Roman"/>
                <w:noProof/>
                <w:lang w:eastAsia="de-CH"/>
              </w:rPr>
              <w:t>1</w:t>
            </w:r>
            <w:r w:rsidR="000976F9">
              <w:rPr>
                <w:rFonts w:eastAsiaTheme="minorEastAsia"/>
                <w:noProof/>
                <w:lang w:eastAsia="de-CH"/>
              </w:rPr>
              <w:tab/>
            </w:r>
            <w:r w:rsidR="000976F9" w:rsidRPr="008624CD">
              <w:rPr>
                <w:rStyle w:val="Hyperlink"/>
                <w:rFonts w:eastAsia="Times New Roman"/>
                <w:noProof/>
                <w:lang w:eastAsia="de-CH"/>
              </w:rPr>
              <w:t>Einleitung</w:t>
            </w:r>
            <w:r w:rsidR="000976F9">
              <w:rPr>
                <w:noProof/>
                <w:webHidden/>
              </w:rPr>
              <w:tab/>
            </w:r>
            <w:r w:rsidR="000976F9">
              <w:rPr>
                <w:noProof/>
                <w:webHidden/>
              </w:rPr>
              <w:fldChar w:fldCharType="begin"/>
            </w:r>
            <w:r w:rsidR="000976F9">
              <w:rPr>
                <w:noProof/>
                <w:webHidden/>
              </w:rPr>
              <w:instrText xml:space="preserve"> PAGEREF _Toc96639138 \h </w:instrText>
            </w:r>
            <w:r w:rsidR="000976F9">
              <w:rPr>
                <w:noProof/>
                <w:webHidden/>
              </w:rPr>
            </w:r>
            <w:r w:rsidR="000976F9">
              <w:rPr>
                <w:noProof/>
                <w:webHidden/>
              </w:rPr>
              <w:fldChar w:fldCharType="separate"/>
            </w:r>
            <w:r w:rsidR="000976F9">
              <w:rPr>
                <w:noProof/>
                <w:webHidden/>
              </w:rPr>
              <w:t>4</w:t>
            </w:r>
            <w:r w:rsidR="000976F9">
              <w:rPr>
                <w:noProof/>
                <w:webHidden/>
              </w:rPr>
              <w:fldChar w:fldCharType="end"/>
            </w:r>
          </w:hyperlink>
        </w:p>
        <w:p w14:paraId="015CC779" w14:textId="3D5B154D" w:rsidR="000976F9" w:rsidRDefault="000976F9">
          <w:pPr>
            <w:pStyle w:val="Verzeichnis1"/>
            <w:tabs>
              <w:tab w:val="left" w:pos="440"/>
              <w:tab w:val="right" w:leader="dot" w:pos="9062"/>
            </w:tabs>
            <w:rPr>
              <w:rFonts w:eastAsiaTheme="minorEastAsia"/>
              <w:noProof/>
              <w:lang w:eastAsia="de-CH"/>
            </w:rPr>
          </w:pPr>
          <w:hyperlink w:anchor="_Toc96639139" w:history="1">
            <w:r w:rsidRPr="008624CD">
              <w:rPr>
                <w:rStyle w:val="Hyperlink"/>
                <w:rFonts w:eastAsia="Times New Roman"/>
                <w:noProof/>
                <w:lang w:eastAsia="de-CH"/>
              </w:rPr>
              <w:t>2</w:t>
            </w:r>
            <w:r>
              <w:rPr>
                <w:rFonts w:eastAsiaTheme="minorEastAsia"/>
                <w:noProof/>
                <w:lang w:eastAsia="de-CH"/>
              </w:rPr>
              <w:tab/>
            </w:r>
            <w:r w:rsidRPr="008624CD">
              <w:rPr>
                <w:rStyle w:val="Hyperlink"/>
                <w:rFonts w:eastAsia="Times New Roman"/>
                <w:noProof/>
                <w:lang w:eastAsia="de-CH"/>
              </w:rPr>
              <w:t>Informieren</w:t>
            </w:r>
            <w:r>
              <w:rPr>
                <w:noProof/>
                <w:webHidden/>
              </w:rPr>
              <w:tab/>
            </w:r>
            <w:r>
              <w:rPr>
                <w:noProof/>
                <w:webHidden/>
              </w:rPr>
              <w:fldChar w:fldCharType="begin"/>
            </w:r>
            <w:r>
              <w:rPr>
                <w:noProof/>
                <w:webHidden/>
              </w:rPr>
              <w:instrText xml:space="preserve"> PAGEREF _Toc96639139 \h </w:instrText>
            </w:r>
            <w:r>
              <w:rPr>
                <w:noProof/>
                <w:webHidden/>
              </w:rPr>
            </w:r>
            <w:r>
              <w:rPr>
                <w:noProof/>
                <w:webHidden/>
              </w:rPr>
              <w:fldChar w:fldCharType="separate"/>
            </w:r>
            <w:r>
              <w:rPr>
                <w:noProof/>
                <w:webHidden/>
              </w:rPr>
              <w:t>4</w:t>
            </w:r>
            <w:r>
              <w:rPr>
                <w:noProof/>
                <w:webHidden/>
              </w:rPr>
              <w:fldChar w:fldCharType="end"/>
            </w:r>
          </w:hyperlink>
        </w:p>
        <w:p w14:paraId="5F5D0F0C" w14:textId="6B16874D" w:rsidR="000976F9" w:rsidRDefault="000976F9">
          <w:pPr>
            <w:pStyle w:val="Verzeichnis2"/>
            <w:tabs>
              <w:tab w:val="left" w:pos="880"/>
              <w:tab w:val="right" w:leader="dot" w:pos="9062"/>
            </w:tabs>
            <w:rPr>
              <w:rFonts w:eastAsiaTheme="minorEastAsia"/>
              <w:noProof/>
              <w:lang w:eastAsia="de-CH"/>
            </w:rPr>
          </w:pPr>
          <w:hyperlink w:anchor="_Toc96639140" w:history="1">
            <w:r w:rsidRPr="008624CD">
              <w:rPr>
                <w:rStyle w:val="Hyperlink"/>
                <w:noProof/>
              </w:rPr>
              <w:t>2.1</w:t>
            </w:r>
            <w:r>
              <w:rPr>
                <w:rFonts w:eastAsiaTheme="minorEastAsia"/>
                <w:noProof/>
                <w:lang w:eastAsia="de-CH"/>
              </w:rPr>
              <w:tab/>
            </w:r>
            <w:r w:rsidRPr="008624CD">
              <w:rPr>
                <w:rStyle w:val="Hyperlink"/>
                <w:noProof/>
              </w:rPr>
              <w:t>Ziele</w:t>
            </w:r>
            <w:r>
              <w:rPr>
                <w:noProof/>
                <w:webHidden/>
              </w:rPr>
              <w:tab/>
            </w:r>
            <w:r>
              <w:rPr>
                <w:noProof/>
                <w:webHidden/>
              </w:rPr>
              <w:fldChar w:fldCharType="begin"/>
            </w:r>
            <w:r>
              <w:rPr>
                <w:noProof/>
                <w:webHidden/>
              </w:rPr>
              <w:instrText xml:space="preserve"> PAGEREF _Toc96639140 \h </w:instrText>
            </w:r>
            <w:r>
              <w:rPr>
                <w:noProof/>
                <w:webHidden/>
              </w:rPr>
            </w:r>
            <w:r>
              <w:rPr>
                <w:noProof/>
                <w:webHidden/>
              </w:rPr>
              <w:fldChar w:fldCharType="separate"/>
            </w:r>
            <w:r>
              <w:rPr>
                <w:noProof/>
                <w:webHidden/>
              </w:rPr>
              <w:t>4</w:t>
            </w:r>
            <w:r>
              <w:rPr>
                <w:noProof/>
                <w:webHidden/>
              </w:rPr>
              <w:fldChar w:fldCharType="end"/>
            </w:r>
          </w:hyperlink>
        </w:p>
        <w:p w14:paraId="10173201" w14:textId="0B19F8A2" w:rsidR="000976F9" w:rsidRDefault="000976F9">
          <w:pPr>
            <w:pStyle w:val="Verzeichnis2"/>
            <w:tabs>
              <w:tab w:val="left" w:pos="880"/>
              <w:tab w:val="right" w:leader="dot" w:pos="9062"/>
            </w:tabs>
            <w:rPr>
              <w:rFonts w:eastAsiaTheme="minorEastAsia"/>
              <w:noProof/>
              <w:lang w:eastAsia="de-CH"/>
            </w:rPr>
          </w:pPr>
          <w:hyperlink w:anchor="_Toc96639141" w:history="1">
            <w:r w:rsidRPr="008624CD">
              <w:rPr>
                <w:rStyle w:val="Hyperlink"/>
                <w:noProof/>
              </w:rPr>
              <w:t>2.2</w:t>
            </w:r>
            <w:r>
              <w:rPr>
                <w:rFonts w:eastAsiaTheme="minorEastAsia"/>
                <w:noProof/>
                <w:lang w:eastAsia="de-CH"/>
              </w:rPr>
              <w:tab/>
            </w:r>
            <w:r w:rsidRPr="008624CD">
              <w:rPr>
                <w:rStyle w:val="Hyperlink"/>
                <w:noProof/>
              </w:rPr>
              <w:t>Zeitrahmen</w:t>
            </w:r>
            <w:r>
              <w:rPr>
                <w:noProof/>
                <w:webHidden/>
              </w:rPr>
              <w:tab/>
            </w:r>
            <w:r>
              <w:rPr>
                <w:noProof/>
                <w:webHidden/>
              </w:rPr>
              <w:fldChar w:fldCharType="begin"/>
            </w:r>
            <w:r>
              <w:rPr>
                <w:noProof/>
                <w:webHidden/>
              </w:rPr>
              <w:instrText xml:space="preserve"> PAGEREF _Toc96639141 \h </w:instrText>
            </w:r>
            <w:r>
              <w:rPr>
                <w:noProof/>
                <w:webHidden/>
              </w:rPr>
            </w:r>
            <w:r>
              <w:rPr>
                <w:noProof/>
                <w:webHidden/>
              </w:rPr>
              <w:fldChar w:fldCharType="separate"/>
            </w:r>
            <w:r>
              <w:rPr>
                <w:noProof/>
                <w:webHidden/>
              </w:rPr>
              <w:t>4</w:t>
            </w:r>
            <w:r>
              <w:rPr>
                <w:noProof/>
                <w:webHidden/>
              </w:rPr>
              <w:fldChar w:fldCharType="end"/>
            </w:r>
          </w:hyperlink>
        </w:p>
        <w:p w14:paraId="64E60BDB" w14:textId="489EF60C" w:rsidR="000976F9" w:rsidRDefault="000976F9">
          <w:pPr>
            <w:pStyle w:val="Verzeichnis2"/>
            <w:tabs>
              <w:tab w:val="left" w:pos="880"/>
              <w:tab w:val="right" w:leader="dot" w:pos="9062"/>
            </w:tabs>
            <w:rPr>
              <w:rFonts w:eastAsiaTheme="minorEastAsia"/>
              <w:noProof/>
              <w:lang w:eastAsia="de-CH"/>
            </w:rPr>
          </w:pPr>
          <w:hyperlink w:anchor="_Toc96639142" w:history="1">
            <w:r w:rsidRPr="008624CD">
              <w:rPr>
                <w:rStyle w:val="Hyperlink"/>
                <w:noProof/>
              </w:rPr>
              <w:t>2.3</w:t>
            </w:r>
            <w:r>
              <w:rPr>
                <w:rFonts w:eastAsiaTheme="minorEastAsia"/>
                <w:noProof/>
                <w:lang w:eastAsia="de-CH"/>
              </w:rPr>
              <w:tab/>
            </w:r>
            <w:r w:rsidRPr="008624CD">
              <w:rPr>
                <w:rStyle w:val="Hyperlink"/>
                <w:noProof/>
              </w:rPr>
              <w:t>Technische Anforderungen</w:t>
            </w:r>
            <w:r>
              <w:rPr>
                <w:noProof/>
                <w:webHidden/>
              </w:rPr>
              <w:tab/>
            </w:r>
            <w:r>
              <w:rPr>
                <w:noProof/>
                <w:webHidden/>
              </w:rPr>
              <w:fldChar w:fldCharType="begin"/>
            </w:r>
            <w:r>
              <w:rPr>
                <w:noProof/>
                <w:webHidden/>
              </w:rPr>
              <w:instrText xml:space="preserve"> PAGEREF _Toc96639142 \h </w:instrText>
            </w:r>
            <w:r>
              <w:rPr>
                <w:noProof/>
                <w:webHidden/>
              </w:rPr>
            </w:r>
            <w:r>
              <w:rPr>
                <w:noProof/>
                <w:webHidden/>
              </w:rPr>
              <w:fldChar w:fldCharType="separate"/>
            </w:r>
            <w:r>
              <w:rPr>
                <w:noProof/>
                <w:webHidden/>
              </w:rPr>
              <w:t>4</w:t>
            </w:r>
            <w:r>
              <w:rPr>
                <w:noProof/>
                <w:webHidden/>
              </w:rPr>
              <w:fldChar w:fldCharType="end"/>
            </w:r>
          </w:hyperlink>
        </w:p>
        <w:p w14:paraId="6861B2F0" w14:textId="3852B6FF" w:rsidR="000976F9" w:rsidRDefault="000976F9">
          <w:pPr>
            <w:pStyle w:val="Verzeichnis1"/>
            <w:tabs>
              <w:tab w:val="left" w:pos="440"/>
              <w:tab w:val="right" w:leader="dot" w:pos="9062"/>
            </w:tabs>
            <w:rPr>
              <w:rFonts w:eastAsiaTheme="minorEastAsia"/>
              <w:noProof/>
              <w:lang w:eastAsia="de-CH"/>
            </w:rPr>
          </w:pPr>
          <w:hyperlink w:anchor="_Toc96639143" w:history="1">
            <w:r w:rsidRPr="008624CD">
              <w:rPr>
                <w:rStyle w:val="Hyperlink"/>
                <w:noProof/>
              </w:rPr>
              <w:t>3</w:t>
            </w:r>
            <w:r>
              <w:rPr>
                <w:rFonts w:eastAsiaTheme="minorEastAsia"/>
                <w:noProof/>
                <w:lang w:eastAsia="de-CH"/>
              </w:rPr>
              <w:tab/>
            </w:r>
            <w:r w:rsidRPr="008624CD">
              <w:rPr>
                <w:rStyle w:val="Hyperlink"/>
                <w:noProof/>
              </w:rPr>
              <w:t>Planen</w:t>
            </w:r>
            <w:r>
              <w:rPr>
                <w:noProof/>
                <w:webHidden/>
              </w:rPr>
              <w:tab/>
            </w:r>
            <w:r>
              <w:rPr>
                <w:noProof/>
                <w:webHidden/>
              </w:rPr>
              <w:fldChar w:fldCharType="begin"/>
            </w:r>
            <w:r>
              <w:rPr>
                <w:noProof/>
                <w:webHidden/>
              </w:rPr>
              <w:instrText xml:space="preserve"> PAGEREF _Toc96639143 \h </w:instrText>
            </w:r>
            <w:r>
              <w:rPr>
                <w:noProof/>
                <w:webHidden/>
              </w:rPr>
            </w:r>
            <w:r>
              <w:rPr>
                <w:noProof/>
                <w:webHidden/>
              </w:rPr>
              <w:fldChar w:fldCharType="separate"/>
            </w:r>
            <w:r>
              <w:rPr>
                <w:noProof/>
                <w:webHidden/>
              </w:rPr>
              <w:t>4</w:t>
            </w:r>
            <w:r>
              <w:rPr>
                <w:noProof/>
                <w:webHidden/>
              </w:rPr>
              <w:fldChar w:fldCharType="end"/>
            </w:r>
          </w:hyperlink>
        </w:p>
        <w:p w14:paraId="071A8DFD" w14:textId="56A16584" w:rsidR="000976F9" w:rsidRDefault="000976F9">
          <w:pPr>
            <w:pStyle w:val="Verzeichnis2"/>
            <w:tabs>
              <w:tab w:val="left" w:pos="880"/>
              <w:tab w:val="right" w:leader="dot" w:pos="9062"/>
            </w:tabs>
            <w:rPr>
              <w:rFonts w:eastAsiaTheme="minorEastAsia"/>
              <w:noProof/>
              <w:lang w:eastAsia="de-CH"/>
            </w:rPr>
          </w:pPr>
          <w:hyperlink w:anchor="_Toc96639144" w:history="1">
            <w:r w:rsidRPr="008624CD">
              <w:rPr>
                <w:rStyle w:val="Hyperlink"/>
                <w:noProof/>
              </w:rPr>
              <w:t>3.1</w:t>
            </w:r>
            <w:r>
              <w:rPr>
                <w:rFonts w:eastAsiaTheme="minorEastAsia"/>
                <w:noProof/>
                <w:lang w:eastAsia="de-CH"/>
              </w:rPr>
              <w:tab/>
            </w:r>
            <w:r w:rsidRPr="008624CD">
              <w:rPr>
                <w:rStyle w:val="Hyperlink"/>
                <w:noProof/>
              </w:rPr>
              <w:t>Plattform</w:t>
            </w:r>
            <w:r>
              <w:rPr>
                <w:noProof/>
                <w:webHidden/>
              </w:rPr>
              <w:tab/>
            </w:r>
            <w:r>
              <w:rPr>
                <w:noProof/>
                <w:webHidden/>
              </w:rPr>
              <w:fldChar w:fldCharType="begin"/>
            </w:r>
            <w:r>
              <w:rPr>
                <w:noProof/>
                <w:webHidden/>
              </w:rPr>
              <w:instrText xml:space="preserve"> PAGEREF _Toc96639144 \h </w:instrText>
            </w:r>
            <w:r>
              <w:rPr>
                <w:noProof/>
                <w:webHidden/>
              </w:rPr>
            </w:r>
            <w:r>
              <w:rPr>
                <w:noProof/>
                <w:webHidden/>
              </w:rPr>
              <w:fldChar w:fldCharType="separate"/>
            </w:r>
            <w:r>
              <w:rPr>
                <w:noProof/>
                <w:webHidden/>
              </w:rPr>
              <w:t>4</w:t>
            </w:r>
            <w:r>
              <w:rPr>
                <w:noProof/>
                <w:webHidden/>
              </w:rPr>
              <w:fldChar w:fldCharType="end"/>
            </w:r>
          </w:hyperlink>
        </w:p>
        <w:p w14:paraId="20C5CC7F" w14:textId="10BBCC44" w:rsidR="000976F9" w:rsidRDefault="000976F9">
          <w:pPr>
            <w:pStyle w:val="Verzeichnis3"/>
            <w:tabs>
              <w:tab w:val="left" w:pos="1320"/>
              <w:tab w:val="right" w:leader="dot" w:pos="9062"/>
            </w:tabs>
            <w:rPr>
              <w:rFonts w:eastAsiaTheme="minorEastAsia"/>
              <w:noProof/>
              <w:lang w:eastAsia="de-CH"/>
            </w:rPr>
          </w:pPr>
          <w:hyperlink w:anchor="_Toc96639145" w:history="1">
            <w:r w:rsidRPr="008624CD">
              <w:rPr>
                <w:rStyle w:val="Hyperlink"/>
                <w:noProof/>
              </w:rPr>
              <w:t>3.1.1</w:t>
            </w:r>
            <w:r>
              <w:rPr>
                <w:rFonts w:eastAsiaTheme="minorEastAsia"/>
                <w:noProof/>
                <w:lang w:eastAsia="de-CH"/>
              </w:rPr>
              <w:tab/>
            </w:r>
            <w:r w:rsidRPr="008624CD">
              <w:rPr>
                <w:rStyle w:val="Hyperlink"/>
                <w:noProof/>
              </w:rPr>
              <w:t>Betriebssystem</w:t>
            </w:r>
            <w:r>
              <w:rPr>
                <w:noProof/>
                <w:webHidden/>
              </w:rPr>
              <w:tab/>
            </w:r>
            <w:r>
              <w:rPr>
                <w:noProof/>
                <w:webHidden/>
              </w:rPr>
              <w:fldChar w:fldCharType="begin"/>
            </w:r>
            <w:r>
              <w:rPr>
                <w:noProof/>
                <w:webHidden/>
              </w:rPr>
              <w:instrText xml:space="preserve"> PAGEREF _Toc96639145 \h </w:instrText>
            </w:r>
            <w:r>
              <w:rPr>
                <w:noProof/>
                <w:webHidden/>
              </w:rPr>
            </w:r>
            <w:r>
              <w:rPr>
                <w:noProof/>
                <w:webHidden/>
              </w:rPr>
              <w:fldChar w:fldCharType="separate"/>
            </w:r>
            <w:r>
              <w:rPr>
                <w:noProof/>
                <w:webHidden/>
              </w:rPr>
              <w:t>4</w:t>
            </w:r>
            <w:r>
              <w:rPr>
                <w:noProof/>
                <w:webHidden/>
              </w:rPr>
              <w:fldChar w:fldCharType="end"/>
            </w:r>
          </w:hyperlink>
        </w:p>
        <w:p w14:paraId="5F42F6B5" w14:textId="09231B25" w:rsidR="000976F9" w:rsidRDefault="000976F9">
          <w:pPr>
            <w:pStyle w:val="Verzeichnis3"/>
            <w:tabs>
              <w:tab w:val="left" w:pos="1320"/>
              <w:tab w:val="right" w:leader="dot" w:pos="9062"/>
            </w:tabs>
            <w:rPr>
              <w:rFonts w:eastAsiaTheme="minorEastAsia"/>
              <w:noProof/>
              <w:lang w:eastAsia="de-CH"/>
            </w:rPr>
          </w:pPr>
          <w:hyperlink w:anchor="_Toc96639146" w:history="1">
            <w:r w:rsidRPr="008624CD">
              <w:rPr>
                <w:rStyle w:val="Hyperlink"/>
                <w:noProof/>
              </w:rPr>
              <w:t>3.1.2</w:t>
            </w:r>
            <w:r>
              <w:rPr>
                <w:rFonts w:eastAsiaTheme="minorEastAsia"/>
                <w:noProof/>
                <w:lang w:eastAsia="de-CH"/>
              </w:rPr>
              <w:tab/>
            </w:r>
            <w:r w:rsidRPr="008624CD">
              <w:rPr>
                <w:rStyle w:val="Hyperlink"/>
                <w:noProof/>
              </w:rPr>
              <w:t>App-Typ</w:t>
            </w:r>
            <w:r>
              <w:rPr>
                <w:noProof/>
                <w:webHidden/>
              </w:rPr>
              <w:tab/>
            </w:r>
            <w:r>
              <w:rPr>
                <w:noProof/>
                <w:webHidden/>
              </w:rPr>
              <w:fldChar w:fldCharType="begin"/>
            </w:r>
            <w:r>
              <w:rPr>
                <w:noProof/>
                <w:webHidden/>
              </w:rPr>
              <w:instrText xml:space="preserve"> PAGEREF _Toc96639146 \h </w:instrText>
            </w:r>
            <w:r>
              <w:rPr>
                <w:noProof/>
                <w:webHidden/>
              </w:rPr>
            </w:r>
            <w:r>
              <w:rPr>
                <w:noProof/>
                <w:webHidden/>
              </w:rPr>
              <w:fldChar w:fldCharType="separate"/>
            </w:r>
            <w:r>
              <w:rPr>
                <w:noProof/>
                <w:webHidden/>
              </w:rPr>
              <w:t>5</w:t>
            </w:r>
            <w:r>
              <w:rPr>
                <w:noProof/>
                <w:webHidden/>
              </w:rPr>
              <w:fldChar w:fldCharType="end"/>
            </w:r>
          </w:hyperlink>
        </w:p>
        <w:p w14:paraId="26FF5E0A" w14:textId="46776DA5" w:rsidR="000976F9" w:rsidRDefault="000976F9">
          <w:pPr>
            <w:pStyle w:val="Verzeichnis2"/>
            <w:tabs>
              <w:tab w:val="left" w:pos="880"/>
              <w:tab w:val="right" w:leader="dot" w:pos="9062"/>
            </w:tabs>
            <w:rPr>
              <w:rFonts w:eastAsiaTheme="minorEastAsia"/>
              <w:noProof/>
              <w:lang w:eastAsia="de-CH"/>
            </w:rPr>
          </w:pPr>
          <w:hyperlink w:anchor="_Toc96639147" w:history="1">
            <w:r w:rsidRPr="008624CD">
              <w:rPr>
                <w:rStyle w:val="Hyperlink"/>
                <w:noProof/>
              </w:rPr>
              <w:t>3.2</w:t>
            </w:r>
            <w:r>
              <w:rPr>
                <w:rFonts w:eastAsiaTheme="minorEastAsia"/>
                <w:noProof/>
                <w:lang w:eastAsia="de-CH"/>
              </w:rPr>
              <w:tab/>
            </w:r>
            <w:r w:rsidRPr="008624CD">
              <w:rPr>
                <w:rStyle w:val="Hyperlink"/>
                <w:noProof/>
              </w:rPr>
              <w:t>Funktionen</w:t>
            </w:r>
            <w:r>
              <w:rPr>
                <w:noProof/>
                <w:webHidden/>
              </w:rPr>
              <w:tab/>
            </w:r>
            <w:r>
              <w:rPr>
                <w:noProof/>
                <w:webHidden/>
              </w:rPr>
              <w:fldChar w:fldCharType="begin"/>
            </w:r>
            <w:r>
              <w:rPr>
                <w:noProof/>
                <w:webHidden/>
              </w:rPr>
              <w:instrText xml:space="preserve"> PAGEREF _Toc96639147 \h </w:instrText>
            </w:r>
            <w:r>
              <w:rPr>
                <w:noProof/>
                <w:webHidden/>
              </w:rPr>
            </w:r>
            <w:r>
              <w:rPr>
                <w:noProof/>
                <w:webHidden/>
              </w:rPr>
              <w:fldChar w:fldCharType="separate"/>
            </w:r>
            <w:r>
              <w:rPr>
                <w:noProof/>
                <w:webHidden/>
              </w:rPr>
              <w:t>6</w:t>
            </w:r>
            <w:r>
              <w:rPr>
                <w:noProof/>
                <w:webHidden/>
              </w:rPr>
              <w:fldChar w:fldCharType="end"/>
            </w:r>
          </w:hyperlink>
        </w:p>
        <w:p w14:paraId="2DC768C5" w14:textId="016B62A5" w:rsidR="000976F9" w:rsidRDefault="000976F9">
          <w:pPr>
            <w:pStyle w:val="Verzeichnis3"/>
            <w:tabs>
              <w:tab w:val="left" w:pos="1320"/>
              <w:tab w:val="right" w:leader="dot" w:pos="9062"/>
            </w:tabs>
            <w:rPr>
              <w:rFonts w:eastAsiaTheme="minorEastAsia"/>
              <w:noProof/>
              <w:lang w:eastAsia="de-CH"/>
            </w:rPr>
          </w:pPr>
          <w:hyperlink w:anchor="_Toc96639148" w:history="1">
            <w:r w:rsidRPr="008624CD">
              <w:rPr>
                <w:rStyle w:val="Hyperlink"/>
                <w:noProof/>
              </w:rPr>
              <w:t>3.2.1</w:t>
            </w:r>
            <w:r>
              <w:rPr>
                <w:rFonts w:eastAsiaTheme="minorEastAsia"/>
                <w:noProof/>
                <w:lang w:eastAsia="de-CH"/>
              </w:rPr>
              <w:tab/>
            </w:r>
            <w:r w:rsidRPr="008624CD">
              <w:rPr>
                <w:rStyle w:val="Hyperlink"/>
                <w:noProof/>
              </w:rPr>
              <w:t>Datenbank</w:t>
            </w:r>
            <w:r>
              <w:rPr>
                <w:noProof/>
                <w:webHidden/>
              </w:rPr>
              <w:tab/>
            </w:r>
            <w:r>
              <w:rPr>
                <w:noProof/>
                <w:webHidden/>
              </w:rPr>
              <w:fldChar w:fldCharType="begin"/>
            </w:r>
            <w:r>
              <w:rPr>
                <w:noProof/>
                <w:webHidden/>
              </w:rPr>
              <w:instrText xml:space="preserve"> PAGEREF _Toc96639148 \h </w:instrText>
            </w:r>
            <w:r>
              <w:rPr>
                <w:noProof/>
                <w:webHidden/>
              </w:rPr>
            </w:r>
            <w:r>
              <w:rPr>
                <w:noProof/>
                <w:webHidden/>
              </w:rPr>
              <w:fldChar w:fldCharType="separate"/>
            </w:r>
            <w:r>
              <w:rPr>
                <w:noProof/>
                <w:webHidden/>
              </w:rPr>
              <w:t>6</w:t>
            </w:r>
            <w:r>
              <w:rPr>
                <w:noProof/>
                <w:webHidden/>
              </w:rPr>
              <w:fldChar w:fldCharType="end"/>
            </w:r>
          </w:hyperlink>
        </w:p>
        <w:p w14:paraId="560B1DD0" w14:textId="20313D86" w:rsidR="000976F9" w:rsidRDefault="000976F9">
          <w:pPr>
            <w:pStyle w:val="Verzeichnis2"/>
            <w:tabs>
              <w:tab w:val="left" w:pos="880"/>
              <w:tab w:val="right" w:leader="dot" w:pos="9062"/>
            </w:tabs>
            <w:rPr>
              <w:rFonts w:eastAsiaTheme="minorEastAsia"/>
              <w:noProof/>
              <w:lang w:eastAsia="de-CH"/>
            </w:rPr>
          </w:pPr>
          <w:hyperlink w:anchor="_Toc96639149" w:history="1">
            <w:r w:rsidRPr="008624CD">
              <w:rPr>
                <w:rStyle w:val="Hyperlink"/>
                <w:noProof/>
              </w:rPr>
              <w:t>3.3</w:t>
            </w:r>
            <w:r>
              <w:rPr>
                <w:rFonts w:eastAsiaTheme="minorEastAsia"/>
                <w:noProof/>
                <w:lang w:eastAsia="de-CH"/>
              </w:rPr>
              <w:tab/>
            </w:r>
            <w:r w:rsidRPr="008624CD">
              <w:rPr>
                <w:rStyle w:val="Hyperlink"/>
                <w:noProof/>
              </w:rPr>
              <w:t>Framework</w:t>
            </w:r>
            <w:r>
              <w:rPr>
                <w:noProof/>
                <w:webHidden/>
              </w:rPr>
              <w:tab/>
            </w:r>
            <w:r>
              <w:rPr>
                <w:noProof/>
                <w:webHidden/>
              </w:rPr>
              <w:fldChar w:fldCharType="begin"/>
            </w:r>
            <w:r>
              <w:rPr>
                <w:noProof/>
                <w:webHidden/>
              </w:rPr>
              <w:instrText xml:space="preserve"> PAGEREF _Toc96639149 \h </w:instrText>
            </w:r>
            <w:r>
              <w:rPr>
                <w:noProof/>
                <w:webHidden/>
              </w:rPr>
            </w:r>
            <w:r>
              <w:rPr>
                <w:noProof/>
                <w:webHidden/>
              </w:rPr>
              <w:fldChar w:fldCharType="separate"/>
            </w:r>
            <w:r>
              <w:rPr>
                <w:noProof/>
                <w:webHidden/>
              </w:rPr>
              <w:t>6</w:t>
            </w:r>
            <w:r>
              <w:rPr>
                <w:noProof/>
                <w:webHidden/>
              </w:rPr>
              <w:fldChar w:fldCharType="end"/>
            </w:r>
          </w:hyperlink>
        </w:p>
        <w:p w14:paraId="0383A303" w14:textId="43293571" w:rsidR="000976F9" w:rsidRDefault="000976F9">
          <w:pPr>
            <w:pStyle w:val="Verzeichnis3"/>
            <w:tabs>
              <w:tab w:val="left" w:pos="1320"/>
              <w:tab w:val="right" w:leader="dot" w:pos="9062"/>
            </w:tabs>
            <w:rPr>
              <w:rFonts w:eastAsiaTheme="minorEastAsia"/>
              <w:noProof/>
              <w:lang w:eastAsia="de-CH"/>
            </w:rPr>
          </w:pPr>
          <w:hyperlink w:anchor="_Toc96639150" w:history="1">
            <w:r w:rsidRPr="008624CD">
              <w:rPr>
                <w:rStyle w:val="Hyperlink"/>
                <w:noProof/>
              </w:rPr>
              <w:t>3.3.1</w:t>
            </w:r>
            <w:r>
              <w:rPr>
                <w:rFonts w:eastAsiaTheme="minorEastAsia"/>
                <w:noProof/>
                <w:lang w:eastAsia="de-CH"/>
              </w:rPr>
              <w:tab/>
            </w:r>
            <w:r w:rsidRPr="008624CD">
              <w:rPr>
                <w:rStyle w:val="Hyperlink"/>
                <w:noProof/>
              </w:rPr>
              <w:t>Apache Cordova</w:t>
            </w:r>
            <w:r>
              <w:rPr>
                <w:noProof/>
                <w:webHidden/>
              </w:rPr>
              <w:tab/>
            </w:r>
            <w:r>
              <w:rPr>
                <w:noProof/>
                <w:webHidden/>
              </w:rPr>
              <w:fldChar w:fldCharType="begin"/>
            </w:r>
            <w:r>
              <w:rPr>
                <w:noProof/>
                <w:webHidden/>
              </w:rPr>
              <w:instrText xml:space="preserve"> PAGEREF _Toc96639150 \h </w:instrText>
            </w:r>
            <w:r>
              <w:rPr>
                <w:noProof/>
                <w:webHidden/>
              </w:rPr>
            </w:r>
            <w:r>
              <w:rPr>
                <w:noProof/>
                <w:webHidden/>
              </w:rPr>
              <w:fldChar w:fldCharType="separate"/>
            </w:r>
            <w:r>
              <w:rPr>
                <w:noProof/>
                <w:webHidden/>
              </w:rPr>
              <w:t>6</w:t>
            </w:r>
            <w:r>
              <w:rPr>
                <w:noProof/>
                <w:webHidden/>
              </w:rPr>
              <w:fldChar w:fldCharType="end"/>
            </w:r>
          </w:hyperlink>
        </w:p>
        <w:p w14:paraId="6C115386" w14:textId="0D36FCF1" w:rsidR="000976F9" w:rsidRDefault="000976F9">
          <w:pPr>
            <w:pStyle w:val="Verzeichnis3"/>
            <w:tabs>
              <w:tab w:val="left" w:pos="1320"/>
              <w:tab w:val="right" w:leader="dot" w:pos="9062"/>
            </w:tabs>
            <w:rPr>
              <w:rFonts w:eastAsiaTheme="minorEastAsia"/>
              <w:noProof/>
              <w:lang w:eastAsia="de-CH"/>
            </w:rPr>
          </w:pPr>
          <w:hyperlink w:anchor="_Toc96639151" w:history="1">
            <w:r w:rsidRPr="008624CD">
              <w:rPr>
                <w:rStyle w:val="Hyperlink"/>
                <w:noProof/>
              </w:rPr>
              <w:t>3.3.2</w:t>
            </w:r>
            <w:r>
              <w:rPr>
                <w:rFonts w:eastAsiaTheme="minorEastAsia"/>
                <w:noProof/>
                <w:lang w:eastAsia="de-CH"/>
              </w:rPr>
              <w:tab/>
            </w:r>
            <w:r w:rsidRPr="008624CD">
              <w:rPr>
                <w:rStyle w:val="Hyperlink"/>
                <w:noProof/>
              </w:rPr>
              <w:t>Flutter</w:t>
            </w:r>
            <w:r>
              <w:rPr>
                <w:noProof/>
                <w:webHidden/>
              </w:rPr>
              <w:tab/>
            </w:r>
            <w:r>
              <w:rPr>
                <w:noProof/>
                <w:webHidden/>
              </w:rPr>
              <w:fldChar w:fldCharType="begin"/>
            </w:r>
            <w:r>
              <w:rPr>
                <w:noProof/>
                <w:webHidden/>
              </w:rPr>
              <w:instrText xml:space="preserve"> PAGEREF _Toc96639151 \h </w:instrText>
            </w:r>
            <w:r>
              <w:rPr>
                <w:noProof/>
                <w:webHidden/>
              </w:rPr>
            </w:r>
            <w:r>
              <w:rPr>
                <w:noProof/>
                <w:webHidden/>
              </w:rPr>
              <w:fldChar w:fldCharType="separate"/>
            </w:r>
            <w:r>
              <w:rPr>
                <w:noProof/>
                <w:webHidden/>
              </w:rPr>
              <w:t>7</w:t>
            </w:r>
            <w:r>
              <w:rPr>
                <w:noProof/>
                <w:webHidden/>
              </w:rPr>
              <w:fldChar w:fldCharType="end"/>
            </w:r>
          </w:hyperlink>
        </w:p>
        <w:p w14:paraId="6FBE26AD" w14:textId="4B16A976" w:rsidR="000976F9" w:rsidRDefault="000976F9">
          <w:pPr>
            <w:pStyle w:val="Verzeichnis1"/>
            <w:tabs>
              <w:tab w:val="left" w:pos="440"/>
              <w:tab w:val="right" w:leader="dot" w:pos="9062"/>
            </w:tabs>
            <w:rPr>
              <w:rFonts w:eastAsiaTheme="minorEastAsia"/>
              <w:noProof/>
              <w:lang w:eastAsia="de-CH"/>
            </w:rPr>
          </w:pPr>
          <w:hyperlink w:anchor="_Toc96639152" w:history="1">
            <w:r w:rsidRPr="008624CD">
              <w:rPr>
                <w:rStyle w:val="Hyperlink"/>
                <w:noProof/>
              </w:rPr>
              <w:t>4</w:t>
            </w:r>
            <w:r>
              <w:rPr>
                <w:rFonts w:eastAsiaTheme="minorEastAsia"/>
                <w:noProof/>
                <w:lang w:eastAsia="de-CH"/>
              </w:rPr>
              <w:tab/>
            </w:r>
            <w:r w:rsidRPr="008624CD">
              <w:rPr>
                <w:rStyle w:val="Hyperlink"/>
                <w:noProof/>
              </w:rPr>
              <w:t>Entscheidung</w:t>
            </w:r>
            <w:r>
              <w:rPr>
                <w:noProof/>
                <w:webHidden/>
              </w:rPr>
              <w:tab/>
            </w:r>
            <w:r>
              <w:rPr>
                <w:noProof/>
                <w:webHidden/>
              </w:rPr>
              <w:fldChar w:fldCharType="begin"/>
            </w:r>
            <w:r>
              <w:rPr>
                <w:noProof/>
                <w:webHidden/>
              </w:rPr>
              <w:instrText xml:space="preserve"> PAGEREF _Toc96639152 \h </w:instrText>
            </w:r>
            <w:r>
              <w:rPr>
                <w:noProof/>
                <w:webHidden/>
              </w:rPr>
            </w:r>
            <w:r>
              <w:rPr>
                <w:noProof/>
                <w:webHidden/>
              </w:rPr>
              <w:fldChar w:fldCharType="separate"/>
            </w:r>
            <w:r>
              <w:rPr>
                <w:noProof/>
                <w:webHidden/>
              </w:rPr>
              <w:t>7</w:t>
            </w:r>
            <w:r>
              <w:rPr>
                <w:noProof/>
                <w:webHidden/>
              </w:rPr>
              <w:fldChar w:fldCharType="end"/>
            </w:r>
          </w:hyperlink>
        </w:p>
        <w:p w14:paraId="6CDEA35F" w14:textId="100EE232" w:rsidR="000976F9" w:rsidRDefault="000976F9">
          <w:pPr>
            <w:pStyle w:val="Verzeichnis2"/>
            <w:tabs>
              <w:tab w:val="left" w:pos="880"/>
              <w:tab w:val="right" w:leader="dot" w:pos="9062"/>
            </w:tabs>
            <w:rPr>
              <w:rFonts w:eastAsiaTheme="minorEastAsia"/>
              <w:noProof/>
              <w:lang w:eastAsia="de-CH"/>
            </w:rPr>
          </w:pPr>
          <w:hyperlink w:anchor="_Toc96639153" w:history="1">
            <w:r w:rsidRPr="008624CD">
              <w:rPr>
                <w:rStyle w:val="Hyperlink"/>
                <w:noProof/>
              </w:rPr>
              <w:t>4.1</w:t>
            </w:r>
            <w:r>
              <w:rPr>
                <w:rFonts w:eastAsiaTheme="minorEastAsia"/>
                <w:noProof/>
                <w:lang w:eastAsia="de-CH"/>
              </w:rPr>
              <w:tab/>
            </w:r>
            <w:r w:rsidRPr="008624CD">
              <w:rPr>
                <w:rStyle w:val="Hyperlink"/>
                <w:noProof/>
              </w:rPr>
              <w:t>Beschreibung</w:t>
            </w:r>
            <w:r>
              <w:rPr>
                <w:noProof/>
                <w:webHidden/>
              </w:rPr>
              <w:tab/>
            </w:r>
            <w:r>
              <w:rPr>
                <w:noProof/>
                <w:webHidden/>
              </w:rPr>
              <w:fldChar w:fldCharType="begin"/>
            </w:r>
            <w:r>
              <w:rPr>
                <w:noProof/>
                <w:webHidden/>
              </w:rPr>
              <w:instrText xml:space="preserve"> PAGEREF _Toc96639153 \h </w:instrText>
            </w:r>
            <w:r>
              <w:rPr>
                <w:noProof/>
                <w:webHidden/>
              </w:rPr>
            </w:r>
            <w:r>
              <w:rPr>
                <w:noProof/>
                <w:webHidden/>
              </w:rPr>
              <w:fldChar w:fldCharType="separate"/>
            </w:r>
            <w:r>
              <w:rPr>
                <w:noProof/>
                <w:webHidden/>
              </w:rPr>
              <w:t>7</w:t>
            </w:r>
            <w:r>
              <w:rPr>
                <w:noProof/>
                <w:webHidden/>
              </w:rPr>
              <w:fldChar w:fldCharType="end"/>
            </w:r>
          </w:hyperlink>
        </w:p>
        <w:p w14:paraId="342E5C56" w14:textId="7C84BECE" w:rsidR="000976F9" w:rsidRDefault="000976F9">
          <w:pPr>
            <w:pStyle w:val="Verzeichnis2"/>
            <w:tabs>
              <w:tab w:val="left" w:pos="880"/>
              <w:tab w:val="right" w:leader="dot" w:pos="9062"/>
            </w:tabs>
            <w:rPr>
              <w:rFonts w:eastAsiaTheme="minorEastAsia"/>
              <w:noProof/>
              <w:lang w:eastAsia="de-CH"/>
            </w:rPr>
          </w:pPr>
          <w:hyperlink w:anchor="_Toc96639154" w:history="1">
            <w:r w:rsidRPr="008624CD">
              <w:rPr>
                <w:rStyle w:val="Hyperlink"/>
                <w:noProof/>
              </w:rPr>
              <w:t>4.2</w:t>
            </w:r>
            <w:r>
              <w:rPr>
                <w:rFonts w:eastAsiaTheme="minorEastAsia"/>
                <w:noProof/>
                <w:lang w:eastAsia="de-CH"/>
              </w:rPr>
              <w:tab/>
            </w:r>
            <w:r w:rsidRPr="008624CD">
              <w:rPr>
                <w:rStyle w:val="Hyperlink"/>
                <w:noProof/>
              </w:rPr>
              <w:t>Umfang</w:t>
            </w:r>
            <w:r>
              <w:rPr>
                <w:noProof/>
                <w:webHidden/>
              </w:rPr>
              <w:tab/>
            </w:r>
            <w:r>
              <w:rPr>
                <w:noProof/>
                <w:webHidden/>
              </w:rPr>
              <w:fldChar w:fldCharType="begin"/>
            </w:r>
            <w:r>
              <w:rPr>
                <w:noProof/>
                <w:webHidden/>
              </w:rPr>
              <w:instrText xml:space="preserve"> PAGEREF _Toc96639154 \h </w:instrText>
            </w:r>
            <w:r>
              <w:rPr>
                <w:noProof/>
                <w:webHidden/>
              </w:rPr>
            </w:r>
            <w:r>
              <w:rPr>
                <w:noProof/>
                <w:webHidden/>
              </w:rPr>
              <w:fldChar w:fldCharType="separate"/>
            </w:r>
            <w:r>
              <w:rPr>
                <w:noProof/>
                <w:webHidden/>
              </w:rPr>
              <w:t>7</w:t>
            </w:r>
            <w:r>
              <w:rPr>
                <w:noProof/>
                <w:webHidden/>
              </w:rPr>
              <w:fldChar w:fldCharType="end"/>
            </w:r>
          </w:hyperlink>
        </w:p>
        <w:p w14:paraId="71992D93" w14:textId="740303C6" w:rsidR="000976F9" w:rsidRDefault="000976F9">
          <w:pPr>
            <w:pStyle w:val="Verzeichnis3"/>
            <w:tabs>
              <w:tab w:val="left" w:pos="1320"/>
              <w:tab w:val="right" w:leader="dot" w:pos="9062"/>
            </w:tabs>
            <w:rPr>
              <w:rFonts w:eastAsiaTheme="minorEastAsia"/>
              <w:noProof/>
              <w:lang w:eastAsia="de-CH"/>
            </w:rPr>
          </w:pPr>
          <w:hyperlink w:anchor="_Toc96639155" w:history="1">
            <w:r w:rsidRPr="008624CD">
              <w:rPr>
                <w:rStyle w:val="Hyperlink"/>
                <w:noProof/>
              </w:rPr>
              <w:t>4.2.1</w:t>
            </w:r>
            <w:r>
              <w:rPr>
                <w:rFonts w:eastAsiaTheme="minorEastAsia"/>
                <w:noProof/>
                <w:lang w:eastAsia="de-CH"/>
              </w:rPr>
              <w:tab/>
            </w:r>
            <w:r w:rsidRPr="008624CD">
              <w:rPr>
                <w:rStyle w:val="Hyperlink"/>
                <w:noProof/>
              </w:rPr>
              <w:t>Must-Have</w:t>
            </w:r>
            <w:r>
              <w:rPr>
                <w:noProof/>
                <w:webHidden/>
              </w:rPr>
              <w:tab/>
            </w:r>
            <w:r>
              <w:rPr>
                <w:noProof/>
                <w:webHidden/>
              </w:rPr>
              <w:fldChar w:fldCharType="begin"/>
            </w:r>
            <w:r>
              <w:rPr>
                <w:noProof/>
                <w:webHidden/>
              </w:rPr>
              <w:instrText xml:space="preserve"> PAGEREF _Toc96639155 \h </w:instrText>
            </w:r>
            <w:r>
              <w:rPr>
                <w:noProof/>
                <w:webHidden/>
              </w:rPr>
            </w:r>
            <w:r>
              <w:rPr>
                <w:noProof/>
                <w:webHidden/>
              </w:rPr>
              <w:fldChar w:fldCharType="separate"/>
            </w:r>
            <w:r>
              <w:rPr>
                <w:noProof/>
                <w:webHidden/>
              </w:rPr>
              <w:t>7</w:t>
            </w:r>
            <w:r>
              <w:rPr>
                <w:noProof/>
                <w:webHidden/>
              </w:rPr>
              <w:fldChar w:fldCharType="end"/>
            </w:r>
          </w:hyperlink>
        </w:p>
        <w:p w14:paraId="1C76548B" w14:textId="4D91A761" w:rsidR="000976F9" w:rsidRDefault="000976F9">
          <w:pPr>
            <w:pStyle w:val="Verzeichnis3"/>
            <w:tabs>
              <w:tab w:val="left" w:pos="1320"/>
              <w:tab w:val="right" w:leader="dot" w:pos="9062"/>
            </w:tabs>
            <w:rPr>
              <w:rFonts w:eastAsiaTheme="minorEastAsia"/>
              <w:noProof/>
              <w:lang w:eastAsia="de-CH"/>
            </w:rPr>
          </w:pPr>
          <w:hyperlink w:anchor="_Toc96639156" w:history="1">
            <w:r w:rsidRPr="008624CD">
              <w:rPr>
                <w:rStyle w:val="Hyperlink"/>
                <w:noProof/>
              </w:rPr>
              <w:t>4.2.2</w:t>
            </w:r>
            <w:r>
              <w:rPr>
                <w:rFonts w:eastAsiaTheme="minorEastAsia"/>
                <w:noProof/>
                <w:lang w:eastAsia="de-CH"/>
              </w:rPr>
              <w:tab/>
            </w:r>
            <w:r w:rsidRPr="008624CD">
              <w:rPr>
                <w:rStyle w:val="Hyperlink"/>
                <w:noProof/>
              </w:rPr>
              <w:t>Nice-to-Have</w:t>
            </w:r>
            <w:r>
              <w:rPr>
                <w:noProof/>
                <w:webHidden/>
              </w:rPr>
              <w:tab/>
            </w:r>
            <w:r>
              <w:rPr>
                <w:noProof/>
                <w:webHidden/>
              </w:rPr>
              <w:fldChar w:fldCharType="begin"/>
            </w:r>
            <w:r>
              <w:rPr>
                <w:noProof/>
                <w:webHidden/>
              </w:rPr>
              <w:instrText xml:space="preserve"> PAGEREF _Toc96639156 \h </w:instrText>
            </w:r>
            <w:r>
              <w:rPr>
                <w:noProof/>
                <w:webHidden/>
              </w:rPr>
            </w:r>
            <w:r>
              <w:rPr>
                <w:noProof/>
                <w:webHidden/>
              </w:rPr>
              <w:fldChar w:fldCharType="separate"/>
            </w:r>
            <w:r>
              <w:rPr>
                <w:noProof/>
                <w:webHidden/>
              </w:rPr>
              <w:t>7</w:t>
            </w:r>
            <w:r>
              <w:rPr>
                <w:noProof/>
                <w:webHidden/>
              </w:rPr>
              <w:fldChar w:fldCharType="end"/>
            </w:r>
          </w:hyperlink>
        </w:p>
        <w:p w14:paraId="029620F5" w14:textId="5B88D906" w:rsidR="000976F9" w:rsidRDefault="000976F9">
          <w:pPr>
            <w:pStyle w:val="Verzeichnis2"/>
            <w:tabs>
              <w:tab w:val="left" w:pos="880"/>
              <w:tab w:val="right" w:leader="dot" w:pos="9062"/>
            </w:tabs>
            <w:rPr>
              <w:rFonts w:eastAsiaTheme="minorEastAsia"/>
              <w:noProof/>
              <w:lang w:eastAsia="de-CH"/>
            </w:rPr>
          </w:pPr>
          <w:hyperlink w:anchor="_Toc96639157" w:history="1">
            <w:r w:rsidRPr="008624CD">
              <w:rPr>
                <w:rStyle w:val="Hyperlink"/>
                <w:noProof/>
              </w:rPr>
              <w:t>4.3</w:t>
            </w:r>
            <w:r>
              <w:rPr>
                <w:rFonts w:eastAsiaTheme="minorEastAsia"/>
                <w:noProof/>
                <w:lang w:eastAsia="de-CH"/>
              </w:rPr>
              <w:tab/>
            </w:r>
            <w:r w:rsidRPr="008624CD">
              <w:rPr>
                <w:rStyle w:val="Hyperlink"/>
                <w:noProof/>
              </w:rPr>
              <w:t>Plattform und Technische Umsetzung</w:t>
            </w:r>
            <w:r>
              <w:rPr>
                <w:noProof/>
                <w:webHidden/>
              </w:rPr>
              <w:tab/>
            </w:r>
            <w:r>
              <w:rPr>
                <w:noProof/>
                <w:webHidden/>
              </w:rPr>
              <w:fldChar w:fldCharType="begin"/>
            </w:r>
            <w:r>
              <w:rPr>
                <w:noProof/>
                <w:webHidden/>
              </w:rPr>
              <w:instrText xml:space="preserve"> PAGEREF _Toc96639157 \h </w:instrText>
            </w:r>
            <w:r>
              <w:rPr>
                <w:noProof/>
                <w:webHidden/>
              </w:rPr>
            </w:r>
            <w:r>
              <w:rPr>
                <w:noProof/>
                <w:webHidden/>
              </w:rPr>
              <w:fldChar w:fldCharType="separate"/>
            </w:r>
            <w:r>
              <w:rPr>
                <w:noProof/>
                <w:webHidden/>
              </w:rPr>
              <w:t>7</w:t>
            </w:r>
            <w:r>
              <w:rPr>
                <w:noProof/>
                <w:webHidden/>
              </w:rPr>
              <w:fldChar w:fldCharType="end"/>
            </w:r>
          </w:hyperlink>
        </w:p>
        <w:p w14:paraId="547AFCEB" w14:textId="6C701471" w:rsidR="000976F9" w:rsidRDefault="000976F9">
          <w:pPr>
            <w:pStyle w:val="Verzeichnis2"/>
            <w:tabs>
              <w:tab w:val="left" w:pos="880"/>
              <w:tab w:val="right" w:leader="dot" w:pos="9062"/>
            </w:tabs>
            <w:rPr>
              <w:rFonts w:eastAsiaTheme="minorEastAsia"/>
              <w:noProof/>
              <w:lang w:eastAsia="de-CH"/>
            </w:rPr>
          </w:pPr>
          <w:hyperlink w:anchor="_Toc96639158" w:history="1">
            <w:r w:rsidRPr="008624CD">
              <w:rPr>
                <w:rStyle w:val="Hyperlink"/>
                <w:noProof/>
              </w:rPr>
              <w:t>4.4</w:t>
            </w:r>
            <w:r>
              <w:rPr>
                <w:rFonts w:eastAsiaTheme="minorEastAsia"/>
                <w:noProof/>
                <w:lang w:eastAsia="de-CH"/>
              </w:rPr>
              <w:tab/>
            </w:r>
            <w:r w:rsidRPr="008624CD">
              <w:rPr>
                <w:rStyle w:val="Hyperlink"/>
                <w:noProof/>
              </w:rPr>
              <w:t>Design</w:t>
            </w:r>
            <w:r>
              <w:rPr>
                <w:noProof/>
                <w:webHidden/>
              </w:rPr>
              <w:tab/>
            </w:r>
            <w:r>
              <w:rPr>
                <w:noProof/>
                <w:webHidden/>
              </w:rPr>
              <w:fldChar w:fldCharType="begin"/>
            </w:r>
            <w:r>
              <w:rPr>
                <w:noProof/>
                <w:webHidden/>
              </w:rPr>
              <w:instrText xml:space="preserve"> PAGEREF _Toc96639158 \h </w:instrText>
            </w:r>
            <w:r>
              <w:rPr>
                <w:noProof/>
                <w:webHidden/>
              </w:rPr>
            </w:r>
            <w:r>
              <w:rPr>
                <w:noProof/>
                <w:webHidden/>
              </w:rPr>
              <w:fldChar w:fldCharType="separate"/>
            </w:r>
            <w:r>
              <w:rPr>
                <w:noProof/>
                <w:webHidden/>
              </w:rPr>
              <w:t>8</w:t>
            </w:r>
            <w:r>
              <w:rPr>
                <w:noProof/>
                <w:webHidden/>
              </w:rPr>
              <w:fldChar w:fldCharType="end"/>
            </w:r>
          </w:hyperlink>
        </w:p>
        <w:p w14:paraId="0D4599C5" w14:textId="02669771" w:rsidR="000976F9" w:rsidRDefault="000976F9">
          <w:pPr>
            <w:pStyle w:val="Verzeichnis3"/>
            <w:tabs>
              <w:tab w:val="left" w:pos="1320"/>
              <w:tab w:val="right" w:leader="dot" w:pos="9062"/>
            </w:tabs>
            <w:rPr>
              <w:rFonts w:eastAsiaTheme="minorEastAsia"/>
              <w:noProof/>
              <w:lang w:eastAsia="de-CH"/>
            </w:rPr>
          </w:pPr>
          <w:hyperlink w:anchor="_Toc96639159" w:history="1">
            <w:r w:rsidRPr="008624CD">
              <w:rPr>
                <w:rStyle w:val="Hyperlink"/>
                <w:noProof/>
              </w:rPr>
              <w:t>4.4.1</w:t>
            </w:r>
            <w:r>
              <w:rPr>
                <w:rFonts w:eastAsiaTheme="minorEastAsia"/>
                <w:noProof/>
                <w:lang w:eastAsia="de-CH"/>
              </w:rPr>
              <w:tab/>
            </w:r>
            <w:r w:rsidRPr="008624CD">
              <w:rPr>
                <w:rStyle w:val="Hyperlink"/>
                <w:noProof/>
              </w:rPr>
              <w:t>Mock-Up</w:t>
            </w:r>
            <w:r>
              <w:rPr>
                <w:noProof/>
                <w:webHidden/>
              </w:rPr>
              <w:tab/>
            </w:r>
            <w:r>
              <w:rPr>
                <w:noProof/>
                <w:webHidden/>
              </w:rPr>
              <w:fldChar w:fldCharType="begin"/>
            </w:r>
            <w:r>
              <w:rPr>
                <w:noProof/>
                <w:webHidden/>
              </w:rPr>
              <w:instrText xml:space="preserve"> PAGEREF _Toc96639159 \h </w:instrText>
            </w:r>
            <w:r>
              <w:rPr>
                <w:noProof/>
                <w:webHidden/>
              </w:rPr>
            </w:r>
            <w:r>
              <w:rPr>
                <w:noProof/>
                <w:webHidden/>
              </w:rPr>
              <w:fldChar w:fldCharType="separate"/>
            </w:r>
            <w:r>
              <w:rPr>
                <w:noProof/>
                <w:webHidden/>
              </w:rPr>
              <w:t>8</w:t>
            </w:r>
            <w:r>
              <w:rPr>
                <w:noProof/>
                <w:webHidden/>
              </w:rPr>
              <w:fldChar w:fldCharType="end"/>
            </w:r>
          </w:hyperlink>
        </w:p>
        <w:p w14:paraId="4228CF3E" w14:textId="0DF095BA" w:rsidR="000976F9" w:rsidRDefault="000976F9">
          <w:pPr>
            <w:pStyle w:val="Verzeichnis3"/>
            <w:tabs>
              <w:tab w:val="left" w:pos="1320"/>
              <w:tab w:val="right" w:leader="dot" w:pos="9062"/>
            </w:tabs>
            <w:rPr>
              <w:rFonts w:eastAsiaTheme="minorEastAsia"/>
              <w:noProof/>
              <w:lang w:eastAsia="de-CH"/>
            </w:rPr>
          </w:pPr>
          <w:hyperlink w:anchor="_Toc96639160" w:history="1">
            <w:r w:rsidRPr="008624CD">
              <w:rPr>
                <w:rStyle w:val="Hyperlink"/>
                <w:noProof/>
              </w:rPr>
              <w:t>4.4.2</w:t>
            </w:r>
            <w:r>
              <w:rPr>
                <w:rFonts w:eastAsiaTheme="minorEastAsia"/>
                <w:noProof/>
                <w:lang w:eastAsia="de-CH"/>
              </w:rPr>
              <w:tab/>
            </w:r>
            <w:r w:rsidRPr="008624CD">
              <w:rPr>
                <w:rStyle w:val="Hyperlink"/>
                <w:noProof/>
              </w:rPr>
              <w:t>Storyboard</w:t>
            </w:r>
            <w:r>
              <w:rPr>
                <w:noProof/>
                <w:webHidden/>
              </w:rPr>
              <w:tab/>
            </w:r>
            <w:r>
              <w:rPr>
                <w:noProof/>
                <w:webHidden/>
              </w:rPr>
              <w:fldChar w:fldCharType="begin"/>
            </w:r>
            <w:r>
              <w:rPr>
                <w:noProof/>
                <w:webHidden/>
              </w:rPr>
              <w:instrText xml:space="preserve"> PAGEREF _Toc96639160 \h </w:instrText>
            </w:r>
            <w:r>
              <w:rPr>
                <w:noProof/>
                <w:webHidden/>
              </w:rPr>
            </w:r>
            <w:r>
              <w:rPr>
                <w:noProof/>
                <w:webHidden/>
              </w:rPr>
              <w:fldChar w:fldCharType="separate"/>
            </w:r>
            <w:r>
              <w:rPr>
                <w:noProof/>
                <w:webHidden/>
              </w:rPr>
              <w:t>8</w:t>
            </w:r>
            <w:r>
              <w:rPr>
                <w:noProof/>
                <w:webHidden/>
              </w:rPr>
              <w:fldChar w:fldCharType="end"/>
            </w:r>
          </w:hyperlink>
        </w:p>
        <w:p w14:paraId="32A34B9A" w14:textId="0EA43895" w:rsidR="000976F9" w:rsidRDefault="000976F9">
          <w:pPr>
            <w:pStyle w:val="Verzeichnis2"/>
            <w:tabs>
              <w:tab w:val="left" w:pos="880"/>
              <w:tab w:val="right" w:leader="dot" w:pos="9062"/>
            </w:tabs>
            <w:rPr>
              <w:rFonts w:eastAsiaTheme="minorEastAsia"/>
              <w:noProof/>
              <w:lang w:eastAsia="de-CH"/>
            </w:rPr>
          </w:pPr>
          <w:hyperlink w:anchor="_Toc96639161" w:history="1">
            <w:r w:rsidRPr="008624CD">
              <w:rPr>
                <w:rStyle w:val="Hyperlink"/>
                <w:noProof/>
              </w:rPr>
              <w:t>4.5</w:t>
            </w:r>
            <w:r>
              <w:rPr>
                <w:rFonts w:eastAsiaTheme="minorEastAsia"/>
                <w:noProof/>
                <w:lang w:eastAsia="de-CH"/>
              </w:rPr>
              <w:tab/>
            </w:r>
            <w:r w:rsidRPr="008624CD">
              <w:rPr>
                <w:rStyle w:val="Hyperlink"/>
                <w:noProof/>
              </w:rPr>
              <w:t>Datenbank</w:t>
            </w:r>
            <w:r>
              <w:rPr>
                <w:noProof/>
                <w:webHidden/>
              </w:rPr>
              <w:tab/>
            </w:r>
            <w:r>
              <w:rPr>
                <w:noProof/>
                <w:webHidden/>
              </w:rPr>
              <w:fldChar w:fldCharType="begin"/>
            </w:r>
            <w:r>
              <w:rPr>
                <w:noProof/>
                <w:webHidden/>
              </w:rPr>
              <w:instrText xml:space="preserve"> PAGEREF _Toc96639161 \h </w:instrText>
            </w:r>
            <w:r>
              <w:rPr>
                <w:noProof/>
                <w:webHidden/>
              </w:rPr>
            </w:r>
            <w:r>
              <w:rPr>
                <w:noProof/>
                <w:webHidden/>
              </w:rPr>
              <w:fldChar w:fldCharType="separate"/>
            </w:r>
            <w:r>
              <w:rPr>
                <w:noProof/>
                <w:webHidden/>
              </w:rPr>
              <w:t>9</w:t>
            </w:r>
            <w:r>
              <w:rPr>
                <w:noProof/>
                <w:webHidden/>
              </w:rPr>
              <w:fldChar w:fldCharType="end"/>
            </w:r>
          </w:hyperlink>
        </w:p>
        <w:p w14:paraId="3D9810C3" w14:textId="74C8D626" w:rsidR="000976F9" w:rsidRDefault="000976F9">
          <w:pPr>
            <w:pStyle w:val="Verzeichnis3"/>
            <w:tabs>
              <w:tab w:val="left" w:pos="1320"/>
              <w:tab w:val="right" w:leader="dot" w:pos="9062"/>
            </w:tabs>
            <w:rPr>
              <w:rFonts w:eastAsiaTheme="minorEastAsia"/>
              <w:noProof/>
              <w:lang w:eastAsia="de-CH"/>
            </w:rPr>
          </w:pPr>
          <w:hyperlink w:anchor="_Toc96639162" w:history="1">
            <w:r w:rsidRPr="008624CD">
              <w:rPr>
                <w:rStyle w:val="Hyperlink"/>
                <w:noProof/>
              </w:rPr>
              <w:t>4.5.1</w:t>
            </w:r>
            <w:r>
              <w:rPr>
                <w:rFonts w:eastAsiaTheme="minorEastAsia"/>
                <w:noProof/>
                <w:lang w:eastAsia="de-CH"/>
              </w:rPr>
              <w:tab/>
            </w:r>
            <w:r w:rsidRPr="008624CD">
              <w:rPr>
                <w:rStyle w:val="Hyperlink"/>
                <w:noProof/>
              </w:rPr>
              <w:t>ERD</w:t>
            </w:r>
            <w:r>
              <w:rPr>
                <w:noProof/>
                <w:webHidden/>
              </w:rPr>
              <w:tab/>
            </w:r>
            <w:r>
              <w:rPr>
                <w:noProof/>
                <w:webHidden/>
              </w:rPr>
              <w:fldChar w:fldCharType="begin"/>
            </w:r>
            <w:r>
              <w:rPr>
                <w:noProof/>
                <w:webHidden/>
              </w:rPr>
              <w:instrText xml:space="preserve"> PAGEREF _Toc96639162 \h </w:instrText>
            </w:r>
            <w:r>
              <w:rPr>
                <w:noProof/>
                <w:webHidden/>
              </w:rPr>
            </w:r>
            <w:r>
              <w:rPr>
                <w:noProof/>
                <w:webHidden/>
              </w:rPr>
              <w:fldChar w:fldCharType="separate"/>
            </w:r>
            <w:r>
              <w:rPr>
                <w:noProof/>
                <w:webHidden/>
              </w:rPr>
              <w:t>10</w:t>
            </w:r>
            <w:r>
              <w:rPr>
                <w:noProof/>
                <w:webHidden/>
              </w:rPr>
              <w:fldChar w:fldCharType="end"/>
            </w:r>
          </w:hyperlink>
        </w:p>
        <w:p w14:paraId="0DC7DD10" w14:textId="16A16824" w:rsidR="000976F9" w:rsidRDefault="000976F9">
          <w:pPr>
            <w:pStyle w:val="Verzeichnis2"/>
            <w:tabs>
              <w:tab w:val="left" w:pos="880"/>
              <w:tab w:val="right" w:leader="dot" w:pos="9062"/>
            </w:tabs>
            <w:rPr>
              <w:rFonts w:eastAsiaTheme="minorEastAsia"/>
              <w:noProof/>
              <w:lang w:eastAsia="de-CH"/>
            </w:rPr>
          </w:pPr>
          <w:hyperlink w:anchor="_Toc96639163" w:history="1">
            <w:r w:rsidRPr="008624CD">
              <w:rPr>
                <w:rStyle w:val="Hyperlink"/>
                <w:noProof/>
              </w:rPr>
              <w:t>4.6</w:t>
            </w:r>
            <w:r>
              <w:rPr>
                <w:rFonts w:eastAsiaTheme="minorEastAsia"/>
                <w:noProof/>
                <w:lang w:eastAsia="de-CH"/>
              </w:rPr>
              <w:tab/>
            </w:r>
            <w:r w:rsidRPr="008624CD">
              <w:rPr>
                <w:rStyle w:val="Hyperlink"/>
                <w:noProof/>
              </w:rPr>
              <w:t>Veröffentlichen</w:t>
            </w:r>
            <w:r>
              <w:rPr>
                <w:noProof/>
                <w:webHidden/>
              </w:rPr>
              <w:tab/>
            </w:r>
            <w:r>
              <w:rPr>
                <w:noProof/>
                <w:webHidden/>
              </w:rPr>
              <w:fldChar w:fldCharType="begin"/>
            </w:r>
            <w:r>
              <w:rPr>
                <w:noProof/>
                <w:webHidden/>
              </w:rPr>
              <w:instrText xml:space="preserve"> PAGEREF _Toc96639163 \h </w:instrText>
            </w:r>
            <w:r>
              <w:rPr>
                <w:noProof/>
                <w:webHidden/>
              </w:rPr>
            </w:r>
            <w:r>
              <w:rPr>
                <w:noProof/>
                <w:webHidden/>
              </w:rPr>
              <w:fldChar w:fldCharType="separate"/>
            </w:r>
            <w:r>
              <w:rPr>
                <w:noProof/>
                <w:webHidden/>
              </w:rPr>
              <w:t>10</w:t>
            </w:r>
            <w:r>
              <w:rPr>
                <w:noProof/>
                <w:webHidden/>
              </w:rPr>
              <w:fldChar w:fldCharType="end"/>
            </w:r>
          </w:hyperlink>
        </w:p>
        <w:p w14:paraId="47786895" w14:textId="6779AFF1" w:rsidR="000976F9" w:rsidRDefault="000976F9">
          <w:pPr>
            <w:pStyle w:val="Verzeichnis1"/>
            <w:tabs>
              <w:tab w:val="left" w:pos="440"/>
              <w:tab w:val="right" w:leader="dot" w:pos="9062"/>
            </w:tabs>
            <w:rPr>
              <w:rFonts w:eastAsiaTheme="minorEastAsia"/>
              <w:noProof/>
              <w:lang w:eastAsia="de-CH"/>
            </w:rPr>
          </w:pPr>
          <w:hyperlink w:anchor="_Toc96639164" w:history="1">
            <w:r w:rsidRPr="008624CD">
              <w:rPr>
                <w:rStyle w:val="Hyperlink"/>
                <w:noProof/>
              </w:rPr>
              <w:t>5</w:t>
            </w:r>
            <w:r>
              <w:rPr>
                <w:rFonts w:eastAsiaTheme="minorEastAsia"/>
                <w:noProof/>
                <w:lang w:eastAsia="de-CH"/>
              </w:rPr>
              <w:tab/>
            </w:r>
            <w:r w:rsidRPr="008624CD">
              <w:rPr>
                <w:rStyle w:val="Hyperlink"/>
                <w:noProof/>
              </w:rPr>
              <w:t>Realisieren</w:t>
            </w:r>
            <w:r>
              <w:rPr>
                <w:noProof/>
                <w:webHidden/>
              </w:rPr>
              <w:tab/>
            </w:r>
            <w:r>
              <w:rPr>
                <w:noProof/>
                <w:webHidden/>
              </w:rPr>
              <w:fldChar w:fldCharType="begin"/>
            </w:r>
            <w:r>
              <w:rPr>
                <w:noProof/>
                <w:webHidden/>
              </w:rPr>
              <w:instrText xml:space="preserve"> PAGEREF _Toc96639164 \h </w:instrText>
            </w:r>
            <w:r>
              <w:rPr>
                <w:noProof/>
                <w:webHidden/>
              </w:rPr>
            </w:r>
            <w:r>
              <w:rPr>
                <w:noProof/>
                <w:webHidden/>
              </w:rPr>
              <w:fldChar w:fldCharType="separate"/>
            </w:r>
            <w:r>
              <w:rPr>
                <w:noProof/>
                <w:webHidden/>
              </w:rPr>
              <w:t>10</w:t>
            </w:r>
            <w:r>
              <w:rPr>
                <w:noProof/>
                <w:webHidden/>
              </w:rPr>
              <w:fldChar w:fldCharType="end"/>
            </w:r>
          </w:hyperlink>
        </w:p>
        <w:p w14:paraId="7150F7B0" w14:textId="4E593553" w:rsidR="000976F9" w:rsidRDefault="000976F9">
          <w:pPr>
            <w:pStyle w:val="Verzeichnis2"/>
            <w:tabs>
              <w:tab w:val="left" w:pos="880"/>
              <w:tab w:val="right" w:leader="dot" w:pos="9062"/>
            </w:tabs>
            <w:rPr>
              <w:rFonts w:eastAsiaTheme="minorEastAsia"/>
              <w:noProof/>
              <w:lang w:eastAsia="de-CH"/>
            </w:rPr>
          </w:pPr>
          <w:hyperlink w:anchor="_Toc96639165" w:history="1">
            <w:r w:rsidRPr="008624CD">
              <w:rPr>
                <w:rStyle w:val="Hyperlink"/>
                <w:noProof/>
              </w:rPr>
              <w:t>5.1</w:t>
            </w:r>
            <w:r>
              <w:rPr>
                <w:rFonts w:eastAsiaTheme="minorEastAsia"/>
                <w:noProof/>
                <w:lang w:eastAsia="de-CH"/>
              </w:rPr>
              <w:tab/>
            </w:r>
            <w:r w:rsidRPr="008624CD">
              <w:rPr>
                <w:rStyle w:val="Hyperlink"/>
                <w:noProof/>
              </w:rPr>
              <w:t>GitHub</w:t>
            </w:r>
            <w:r>
              <w:rPr>
                <w:noProof/>
                <w:webHidden/>
              </w:rPr>
              <w:tab/>
            </w:r>
            <w:r>
              <w:rPr>
                <w:noProof/>
                <w:webHidden/>
              </w:rPr>
              <w:fldChar w:fldCharType="begin"/>
            </w:r>
            <w:r>
              <w:rPr>
                <w:noProof/>
                <w:webHidden/>
              </w:rPr>
              <w:instrText xml:space="preserve"> PAGEREF _Toc96639165 \h </w:instrText>
            </w:r>
            <w:r>
              <w:rPr>
                <w:noProof/>
                <w:webHidden/>
              </w:rPr>
            </w:r>
            <w:r>
              <w:rPr>
                <w:noProof/>
                <w:webHidden/>
              </w:rPr>
              <w:fldChar w:fldCharType="separate"/>
            </w:r>
            <w:r>
              <w:rPr>
                <w:noProof/>
                <w:webHidden/>
              </w:rPr>
              <w:t>10</w:t>
            </w:r>
            <w:r>
              <w:rPr>
                <w:noProof/>
                <w:webHidden/>
              </w:rPr>
              <w:fldChar w:fldCharType="end"/>
            </w:r>
          </w:hyperlink>
        </w:p>
        <w:p w14:paraId="4A3B19CA" w14:textId="6D0B3267" w:rsidR="000976F9" w:rsidRDefault="000976F9">
          <w:pPr>
            <w:pStyle w:val="Verzeichnis2"/>
            <w:tabs>
              <w:tab w:val="left" w:pos="880"/>
              <w:tab w:val="right" w:leader="dot" w:pos="9062"/>
            </w:tabs>
            <w:rPr>
              <w:rFonts w:eastAsiaTheme="minorEastAsia"/>
              <w:noProof/>
              <w:lang w:eastAsia="de-CH"/>
            </w:rPr>
          </w:pPr>
          <w:hyperlink w:anchor="_Toc96639166" w:history="1">
            <w:r w:rsidRPr="008624CD">
              <w:rPr>
                <w:rStyle w:val="Hyperlink"/>
                <w:noProof/>
              </w:rPr>
              <w:t>5.2</w:t>
            </w:r>
            <w:r>
              <w:rPr>
                <w:rFonts w:eastAsiaTheme="minorEastAsia"/>
                <w:noProof/>
                <w:lang w:eastAsia="de-CH"/>
              </w:rPr>
              <w:tab/>
            </w:r>
            <w:r w:rsidRPr="008624CD">
              <w:rPr>
                <w:rStyle w:val="Hyperlink"/>
                <w:noProof/>
              </w:rPr>
              <w:t>JQuery 22</w:t>
            </w:r>
            <w:r>
              <w:rPr>
                <w:noProof/>
                <w:webHidden/>
              </w:rPr>
              <w:tab/>
            </w:r>
            <w:r>
              <w:rPr>
                <w:noProof/>
                <w:webHidden/>
              </w:rPr>
              <w:fldChar w:fldCharType="begin"/>
            </w:r>
            <w:r>
              <w:rPr>
                <w:noProof/>
                <w:webHidden/>
              </w:rPr>
              <w:instrText xml:space="preserve"> PAGEREF _Toc96639166 \h </w:instrText>
            </w:r>
            <w:r>
              <w:rPr>
                <w:noProof/>
                <w:webHidden/>
              </w:rPr>
            </w:r>
            <w:r>
              <w:rPr>
                <w:noProof/>
                <w:webHidden/>
              </w:rPr>
              <w:fldChar w:fldCharType="separate"/>
            </w:r>
            <w:r>
              <w:rPr>
                <w:noProof/>
                <w:webHidden/>
              </w:rPr>
              <w:t>10</w:t>
            </w:r>
            <w:r>
              <w:rPr>
                <w:noProof/>
                <w:webHidden/>
              </w:rPr>
              <w:fldChar w:fldCharType="end"/>
            </w:r>
          </w:hyperlink>
        </w:p>
        <w:p w14:paraId="58594827" w14:textId="5A1AD09F" w:rsidR="000976F9" w:rsidRDefault="000976F9">
          <w:pPr>
            <w:pStyle w:val="Verzeichnis2"/>
            <w:tabs>
              <w:tab w:val="left" w:pos="880"/>
              <w:tab w:val="right" w:leader="dot" w:pos="9062"/>
            </w:tabs>
            <w:rPr>
              <w:rFonts w:eastAsiaTheme="minorEastAsia"/>
              <w:noProof/>
              <w:lang w:eastAsia="de-CH"/>
            </w:rPr>
          </w:pPr>
          <w:hyperlink w:anchor="_Toc96639167" w:history="1">
            <w:r w:rsidRPr="008624CD">
              <w:rPr>
                <w:rStyle w:val="Hyperlink"/>
                <w:noProof/>
                <w:lang w:val="fr-CH"/>
              </w:rPr>
              <w:t>5.3</w:t>
            </w:r>
            <w:r>
              <w:rPr>
                <w:rFonts w:eastAsiaTheme="minorEastAsia"/>
                <w:noProof/>
                <w:lang w:eastAsia="de-CH"/>
              </w:rPr>
              <w:tab/>
            </w:r>
            <w:r w:rsidRPr="008624CD">
              <w:rPr>
                <w:rStyle w:val="Hyperlink"/>
                <w:noProof/>
                <w:lang w:val="fr-CH"/>
              </w:rPr>
              <w:t>Bootstrap + Datepicker</w:t>
            </w:r>
            <w:r>
              <w:rPr>
                <w:noProof/>
                <w:webHidden/>
              </w:rPr>
              <w:tab/>
            </w:r>
            <w:r>
              <w:rPr>
                <w:noProof/>
                <w:webHidden/>
              </w:rPr>
              <w:fldChar w:fldCharType="begin"/>
            </w:r>
            <w:r>
              <w:rPr>
                <w:noProof/>
                <w:webHidden/>
              </w:rPr>
              <w:instrText xml:space="preserve"> PAGEREF _Toc96639167 \h </w:instrText>
            </w:r>
            <w:r>
              <w:rPr>
                <w:noProof/>
                <w:webHidden/>
              </w:rPr>
            </w:r>
            <w:r>
              <w:rPr>
                <w:noProof/>
                <w:webHidden/>
              </w:rPr>
              <w:fldChar w:fldCharType="separate"/>
            </w:r>
            <w:r>
              <w:rPr>
                <w:noProof/>
                <w:webHidden/>
              </w:rPr>
              <w:t>10</w:t>
            </w:r>
            <w:r>
              <w:rPr>
                <w:noProof/>
                <w:webHidden/>
              </w:rPr>
              <w:fldChar w:fldCharType="end"/>
            </w:r>
          </w:hyperlink>
        </w:p>
        <w:p w14:paraId="7431DDFA" w14:textId="528EE967" w:rsidR="000976F9" w:rsidRDefault="000976F9">
          <w:pPr>
            <w:pStyle w:val="Verzeichnis2"/>
            <w:tabs>
              <w:tab w:val="left" w:pos="880"/>
              <w:tab w:val="right" w:leader="dot" w:pos="9062"/>
            </w:tabs>
            <w:rPr>
              <w:rFonts w:eastAsiaTheme="minorEastAsia"/>
              <w:noProof/>
              <w:lang w:eastAsia="de-CH"/>
            </w:rPr>
          </w:pPr>
          <w:hyperlink w:anchor="_Toc96639168" w:history="1">
            <w:r w:rsidRPr="008624CD">
              <w:rPr>
                <w:rStyle w:val="Hyperlink"/>
                <w:noProof/>
              </w:rPr>
              <w:t>5.4</w:t>
            </w:r>
            <w:r>
              <w:rPr>
                <w:rFonts w:eastAsiaTheme="minorEastAsia"/>
                <w:noProof/>
                <w:lang w:eastAsia="de-CH"/>
              </w:rPr>
              <w:tab/>
            </w:r>
            <w:r w:rsidRPr="008624CD">
              <w:rPr>
                <w:rStyle w:val="Hyperlink"/>
                <w:noProof/>
              </w:rPr>
              <w:t>Datenbank</w:t>
            </w:r>
            <w:r>
              <w:rPr>
                <w:noProof/>
                <w:webHidden/>
              </w:rPr>
              <w:tab/>
            </w:r>
            <w:r>
              <w:rPr>
                <w:noProof/>
                <w:webHidden/>
              </w:rPr>
              <w:fldChar w:fldCharType="begin"/>
            </w:r>
            <w:r>
              <w:rPr>
                <w:noProof/>
                <w:webHidden/>
              </w:rPr>
              <w:instrText xml:space="preserve"> PAGEREF _Toc96639168 \h </w:instrText>
            </w:r>
            <w:r>
              <w:rPr>
                <w:noProof/>
                <w:webHidden/>
              </w:rPr>
            </w:r>
            <w:r>
              <w:rPr>
                <w:noProof/>
                <w:webHidden/>
              </w:rPr>
              <w:fldChar w:fldCharType="separate"/>
            </w:r>
            <w:r>
              <w:rPr>
                <w:noProof/>
                <w:webHidden/>
              </w:rPr>
              <w:t>11</w:t>
            </w:r>
            <w:r>
              <w:rPr>
                <w:noProof/>
                <w:webHidden/>
              </w:rPr>
              <w:fldChar w:fldCharType="end"/>
            </w:r>
          </w:hyperlink>
        </w:p>
        <w:p w14:paraId="381DA98C" w14:textId="7095DBB4" w:rsidR="000976F9" w:rsidRDefault="000976F9">
          <w:pPr>
            <w:pStyle w:val="Verzeichnis3"/>
            <w:tabs>
              <w:tab w:val="left" w:pos="1320"/>
              <w:tab w:val="right" w:leader="dot" w:pos="9062"/>
            </w:tabs>
            <w:rPr>
              <w:rFonts w:eastAsiaTheme="minorEastAsia"/>
              <w:noProof/>
              <w:lang w:eastAsia="de-CH"/>
            </w:rPr>
          </w:pPr>
          <w:hyperlink w:anchor="_Toc96639169" w:history="1">
            <w:r w:rsidRPr="008624CD">
              <w:rPr>
                <w:rStyle w:val="Hyperlink"/>
                <w:noProof/>
              </w:rPr>
              <w:t>5.4.1</w:t>
            </w:r>
            <w:r>
              <w:rPr>
                <w:rFonts w:eastAsiaTheme="minorEastAsia"/>
                <w:noProof/>
                <w:lang w:eastAsia="de-CH"/>
              </w:rPr>
              <w:tab/>
            </w:r>
            <w:r w:rsidRPr="008624CD">
              <w:rPr>
                <w:rStyle w:val="Hyperlink"/>
                <w:noProof/>
              </w:rPr>
              <w:t>Öffnen</w:t>
            </w:r>
            <w:r>
              <w:rPr>
                <w:noProof/>
                <w:webHidden/>
              </w:rPr>
              <w:tab/>
            </w:r>
            <w:r>
              <w:rPr>
                <w:noProof/>
                <w:webHidden/>
              </w:rPr>
              <w:fldChar w:fldCharType="begin"/>
            </w:r>
            <w:r>
              <w:rPr>
                <w:noProof/>
                <w:webHidden/>
              </w:rPr>
              <w:instrText xml:space="preserve"> PAGEREF _Toc96639169 \h </w:instrText>
            </w:r>
            <w:r>
              <w:rPr>
                <w:noProof/>
                <w:webHidden/>
              </w:rPr>
            </w:r>
            <w:r>
              <w:rPr>
                <w:noProof/>
                <w:webHidden/>
              </w:rPr>
              <w:fldChar w:fldCharType="separate"/>
            </w:r>
            <w:r>
              <w:rPr>
                <w:noProof/>
                <w:webHidden/>
              </w:rPr>
              <w:t>11</w:t>
            </w:r>
            <w:r>
              <w:rPr>
                <w:noProof/>
                <w:webHidden/>
              </w:rPr>
              <w:fldChar w:fldCharType="end"/>
            </w:r>
          </w:hyperlink>
        </w:p>
        <w:p w14:paraId="64FE1EB9" w14:textId="195A36E1" w:rsidR="000976F9" w:rsidRDefault="000976F9">
          <w:pPr>
            <w:pStyle w:val="Verzeichnis3"/>
            <w:tabs>
              <w:tab w:val="left" w:pos="1320"/>
              <w:tab w:val="right" w:leader="dot" w:pos="9062"/>
            </w:tabs>
            <w:rPr>
              <w:rFonts w:eastAsiaTheme="minorEastAsia"/>
              <w:noProof/>
              <w:lang w:eastAsia="de-CH"/>
            </w:rPr>
          </w:pPr>
          <w:hyperlink w:anchor="_Toc96639170" w:history="1">
            <w:r w:rsidRPr="008624CD">
              <w:rPr>
                <w:rStyle w:val="Hyperlink"/>
                <w:noProof/>
              </w:rPr>
              <w:t>5.4.2</w:t>
            </w:r>
            <w:r>
              <w:rPr>
                <w:rFonts w:eastAsiaTheme="minorEastAsia"/>
                <w:noProof/>
                <w:lang w:eastAsia="de-CH"/>
              </w:rPr>
              <w:tab/>
            </w:r>
            <w:r w:rsidRPr="008624CD">
              <w:rPr>
                <w:rStyle w:val="Hyperlink"/>
                <w:noProof/>
              </w:rPr>
              <w:t>SQL-Befehl ausführen</w:t>
            </w:r>
            <w:r>
              <w:rPr>
                <w:noProof/>
                <w:webHidden/>
              </w:rPr>
              <w:tab/>
            </w:r>
            <w:r>
              <w:rPr>
                <w:noProof/>
                <w:webHidden/>
              </w:rPr>
              <w:fldChar w:fldCharType="begin"/>
            </w:r>
            <w:r>
              <w:rPr>
                <w:noProof/>
                <w:webHidden/>
              </w:rPr>
              <w:instrText xml:space="preserve"> PAGEREF _Toc96639170 \h </w:instrText>
            </w:r>
            <w:r>
              <w:rPr>
                <w:noProof/>
                <w:webHidden/>
              </w:rPr>
            </w:r>
            <w:r>
              <w:rPr>
                <w:noProof/>
                <w:webHidden/>
              </w:rPr>
              <w:fldChar w:fldCharType="separate"/>
            </w:r>
            <w:r>
              <w:rPr>
                <w:noProof/>
                <w:webHidden/>
              </w:rPr>
              <w:t>11</w:t>
            </w:r>
            <w:r>
              <w:rPr>
                <w:noProof/>
                <w:webHidden/>
              </w:rPr>
              <w:fldChar w:fldCharType="end"/>
            </w:r>
          </w:hyperlink>
        </w:p>
        <w:p w14:paraId="03ED8843" w14:textId="40F1FED0" w:rsidR="000976F9" w:rsidRDefault="000976F9">
          <w:pPr>
            <w:pStyle w:val="Verzeichnis2"/>
            <w:tabs>
              <w:tab w:val="left" w:pos="880"/>
              <w:tab w:val="right" w:leader="dot" w:pos="9062"/>
            </w:tabs>
            <w:rPr>
              <w:rFonts w:eastAsiaTheme="minorEastAsia"/>
              <w:noProof/>
              <w:lang w:eastAsia="de-CH"/>
            </w:rPr>
          </w:pPr>
          <w:hyperlink w:anchor="_Toc96639171" w:history="1">
            <w:r w:rsidRPr="008624CD">
              <w:rPr>
                <w:rStyle w:val="Hyperlink"/>
                <w:noProof/>
              </w:rPr>
              <w:t>5.5</w:t>
            </w:r>
            <w:r>
              <w:rPr>
                <w:rFonts w:eastAsiaTheme="minorEastAsia"/>
                <w:noProof/>
                <w:lang w:eastAsia="de-CH"/>
              </w:rPr>
              <w:tab/>
            </w:r>
            <w:r w:rsidRPr="008624CD">
              <w:rPr>
                <w:rStyle w:val="Hyperlink"/>
                <w:noProof/>
              </w:rPr>
              <w:t>Tabelle</w:t>
            </w:r>
            <w:r>
              <w:rPr>
                <w:noProof/>
                <w:webHidden/>
              </w:rPr>
              <w:tab/>
            </w:r>
            <w:r>
              <w:rPr>
                <w:noProof/>
                <w:webHidden/>
              </w:rPr>
              <w:fldChar w:fldCharType="begin"/>
            </w:r>
            <w:r>
              <w:rPr>
                <w:noProof/>
                <w:webHidden/>
              </w:rPr>
              <w:instrText xml:space="preserve"> PAGEREF _Toc96639171 \h </w:instrText>
            </w:r>
            <w:r>
              <w:rPr>
                <w:noProof/>
                <w:webHidden/>
              </w:rPr>
            </w:r>
            <w:r>
              <w:rPr>
                <w:noProof/>
                <w:webHidden/>
              </w:rPr>
              <w:fldChar w:fldCharType="separate"/>
            </w:r>
            <w:r>
              <w:rPr>
                <w:noProof/>
                <w:webHidden/>
              </w:rPr>
              <w:t>11</w:t>
            </w:r>
            <w:r>
              <w:rPr>
                <w:noProof/>
                <w:webHidden/>
              </w:rPr>
              <w:fldChar w:fldCharType="end"/>
            </w:r>
          </w:hyperlink>
        </w:p>
        <w:p w14:paraId="4A9118C7" w14:textId="2B24BC39" w:rsidR="000976F9" w:rsidRDefault="000976F9">
          <w:pPr>
            <w:pStyle w:val="Verzeichnis2"/>
            <w:tabs>
              <w:tab w:val="left" w:pos="880"/>
              <w:tab w:val="right" w:leader="dot" w:pos="9062"/>
            </w:tabs>
            <w:rPr>
              <w:rFonts w:eastAsiaTheme="minorEastAsia"/>
              <w:noProof/>
              <w:lang w:eastAsia="de-CH"/>
            </w:rPr>
          </w:pPr>
          <w:hyperlink w:anchor="_Toc96639172" w:history="1">
            <w:r w:rsidRPr="008624CD">
              <w:rPr>
                <w:rStyle w:val="Hyperlink"/>
                <w:noProof/>
              </w:rPr>
              <w:t>5.6</w:t>
            </w:r>
            <w:r>
              <w:rPr>
                <w:rFonts w:eastAsiaTheme="minorEastAsia"/>
                <w:noProof/>
                <w:lang w:eastAsia="de-CH"/>
              </w:rPr>
              <w:tab/>
            </w:r>
            <w:r w:rsidRPr="008624CD">
              <w:rPr>
                <w:rStyle w:val="Hyperlink"/>
                <w:noProof/>
              </w:rPr>
              <w:t>Kategorie auswählen</w:t>
            </w:r>
            <w:r>
              <w:rPr>
                <w:noProof/>
                <w:webHidden/>
              </w:rPr>
              <w:tab/>
            </w:r>
            <w:r>
              <w:rPr>
                <w:noProof/>
                <w:webHidden/>
              </w:rPr>
              <w:fldChar w:fldCharType="begin"/>
            </w:r>
            <w:r>
              <w:rPr>
                <w:noProof/>
                <w:webHidden/>
              </w:rPr>
              <w:instrText xml:space="preserve"> PAGEREF _Toc96639172 \h </w:instrText>
            </w:r>
            <w:r>
              <w:rPr>
                <w:noProof/>
                <w:webHidden/>
              </w:rPr>
            </w:r>
            <w:r>
              <w:rPr>
                <w:noProof/>
                <w:webHidden/>
              </w:rPr>
              <w:fldChar w:fldCharType="separate"/>
            </w:r>
            <w:r>
              <w:rPr>
                <w:noProof/>
                <w:webHidden/>
              </w:rPr>
              <w:t>12</w:t>
            </w:r>
            <w:r>
              <w:rPr>
                <w:noProof/>
                <w:webHidden/>
              </w:rPr>
              <w:fldChar w:fldCharType="end"/>
            </w:r>
          </w:hyperlink>
        </w:p>
        <w:p w14:paraId="3B706B1A" w14:textId="5F08CBBD" w:rsidR="000976F9" w:rsidRDefault="000976F9">
          <w:pPr>
            <w:pStyle w:val="Verzeichnis2"/>
            <w:tabs>
              <w:tab w:val="left" w:pos="880"/>
              <w:tab w:val="right" w:leader="dot" w:pos="9062"/>
            </w:tabs>
            <w:rPr>
              <w:rFonts w:eastAsiaTheme="minorEastAsia"/>
              <w:noProof/>
              <w:lang w:eastAsia="de-CH"/>
            </w:rPr>
          </w:pPr>
          <w:hyperlink w:anchor="_Toc96639173" w:history="1">
            <w:r w:rsidRPr="008624CD">
              <w:rPr>
                <w:rStyle w:val="Hyperlink"/>
                <w:noProof/>
              </w:rPr>
              <w:t>5.7</w:t>
            </w:r>
            <w:r>
              <w:rPr>
                <w:rFonts w:eastAsiaTheme="minorEastAsia"/>
                <w:noProof/>
                <w:lang w:eastAsia="de-CH"/>
              </w:rPr>
              <w:tab/>
            </w:r>
            <w:r w:rsidRPr="008624CD">
              <w:rPr>
                <w:rStyle w:val="Hyperlink"/>
                <w:noProof/>
              </w:rPr>
              <w:t>Dropdownliste von Artikeln</w:t>
            </w:r>
            <w:r>
              <w:rPr>
                <w:noProof/>
                <w:webHidden/>
              </w:rPr>
              <w:tab/>
            </w:r>
            <w:r>
              <w:rPr>
                <w:noProof/>
                <w:webHidden/>
              </w:rPr>
              <w:fldChar w:fldCharType="begin"/>
            </w:r>
            <w:r>
              <w:rPr>
                <w:noProof/>
                <w:webHidden/>
              </w:rPr>
              <w:instrText xml:space="preserve"> PAGEREF _Toc96639173 \h </w:instrText>
            </w:r>
            <w:r>
              <w:rPr>
                <w:noProof/>
                <w:webHidden/>
              </w:rPr>
            </w:r>
            <w:r>
              <w:rPr>
                <w:noProof/>
                <w:webHidden/>
              </w:rPr>
              <w:fldChar w:fldCharType="separate"/>
            </w:r>
            <w:r>
              <w:rPr>
                <w:noProof/>
                <w:webHidden/>
              </w:rPr>
              <w:t>12</w:t>
            </w:r>
            <w:r>
              <w:rPr>
                <w:noProof/>
                <w:webHidden/>
              </w:rPr>
              <w:fldChar w:fldCharType="end"/>
            </w:r>
          </w:hyperlink>
        </w:p>
        <w:p w14:paraId="62C991FF" w14:textId="2A8637BC" w:rsidR="000976F9" w:rsidRDefault="000976F9">
          <w:pPr>
            <w:pStyle w:val="Verzeichnis2"/>
            <w:tabs>
              <w:tab w:val="left" w:pos="880"/>
              <w:tab w:val="right" w:leader="dot" w:pos="9062"/>
            </w:tabs>
            <w:rPr>
              <w:rFonts w:eastAsiaTheme="minorEastAsia"/>
              <w:noProof/>
              <w:lang w:eastAsia="de-CH"/>
            </w:rPr>
          </w:pPr>
          <w:hyperlink w:anchor="_Toc96639174" w:history="1">
            <w:r w:rsidRPr="008624CD">
              <w:rPr>
                <w:rStyle w:val="Hyperlink"/>
                <w:noProof/>
              </w:rPr>
              <w:t>5.8</w:t>
            </w:r>
            <w:r>
              <w:rPr>
                <w:rFonts w:eastAsiaTheme="minorEastAsia"/>
                <w:noProof/>
                <w:lang w:eastAsia="de-CH"/>
              </w:rPr>
              <w:tab/>
            </w:r>
            <w:r w:rsidRPr="008624CD">
              <w:rPr>
                <w:rStyle w:val="Hyperlink"/>
                <w:noProof/>
              </w:rPr>
              <w:t>Artikel verbrauchen/löschen</w:t>
            </w:r>
            <w:r>
              <w:rPr>
                <w:noProof/>
                <w:webHidden/>
              </w:rPr>
              <w:tab/>
            </w:r>
            <w:r>
              <w:rPr>
                <w:noProof/>
                <w:webHidden/>
              </w:rPr>
              <w:fldChar w:fldCharType="begin"/>
            </w:r>
            <w:r>
              <w:rPr>
                <w:noProof/>
                <w:webHidden/>
              </w:rPr>
              <w:instrText xml:space="preserve"> PAGEREF _Toc96639174 \h </w:instrText>
            </w:r>
            <w:r>
              <w:rPr>
                <w:noProof/>
                <w:webHidden/>
              </w:rPr>
            </w:r>
            <w:r>
              <w:rPr>
                <w:noProof/>
                <w:webHidden/>
              </w:rPr>
              <w:fldChar w:fldCharType="separate"/>
            </w:r>
            <w:r>
              <w:rPr>
                <w:noProof/>
                <w:webHidden/>
              </w:rPr>
              <w:t>13</w:t>
            </w:r>
            <w:r>
              <w:rPr>
                <w:noProof/>
                <w:webHidden/>
              </w:rPr>
              <w:fldChar w:fldCharType="end"/>
            </w:r>
          </w:hyperlink>
        </w:p>
        <w:p w14:paraId="69F2BD66" w14:textId="6B4E20DC" w:rsidR="000976F9" w:rsidRDefault="000976F9">
          <w:pPr>
            <w:pStyle w:val="Verzeichnis2"/>
            <w:tabs>
              <w:tab w:val="left" w:pos="880"/>
              <w:tab w:val="right" w:leader="dot" w:pos="9062"/>
            </w:tabs>
            <w:rPr>
              <w:rFonts w:eastAsiaTheme="minorEastAsia"/>
              <w:noProof/>
              <w:lang w:eastAsia="de-CH"/>
            </w:rPr>
          </w:pPr>
          <w:hyperlink w:anchor="_Toc96639175" w:history="1">
            <w:r w:rsidRPr="008624CD">
              <w:rPr>
                <w:rStyle w:val="Hyperlink"/>
                <w:noProof/>
              </w:rPr>
              <w:t>5.9</w:t>
            </w:r>
            <w:r>
              <w:rPr>
                <w:rFonts w:eastAsiaTheme="minorEastAsia"/>
                <w:noProof/>
                <w:lang w:eastAsia="de-CH"/>
              </w:rPr>
              <w:tab/>
            </w:r>
            <w:r w:rsidRPr="008624CD">
              <w:rPr>
                <w:rStyle w:val="Hyperlink"/>
                <w:noProof/>
              </w:rPr>
              <w:t>Artikel hinzufügen</w:t>
            </w:r>
            <w:r>
              <w:rPr>
                <w:noProof/>
                <w:webHidden/>
              </w:rPr>
              <w:tab/>
            </w:r>
            <w:r>
              <w:rPr>
                <w:noProof/>
                <w:webHidden/>
              </w:rPr>
              <w:fldChar w:fldCharType="begin"/>
            </w:r>
            <w:r>
              <w:rPr>
                <w:noProof/>
                <w:webHidden/>
              </w:rPr>
              <w:instrText xml:space="preserve"> PAGEREF _Toc96639175 \h </w:instrText>
            </w:r>
            <w:r>
              <w:rPr>
                <w:noProof/>
                <w:webHidden/>
              </w:rPr>
            </w:r>
            <w:r>
              <w:rPr>
                <w:noProof/>
                <w:webHidden/>
              </w:rPr>
              <w:fldChar w:fldCharType="separate"/>
            </w:r>
            <w:r>
              <w:rPr>
                <w:noProof/>
                <w:webHidden/>
              </w:rPr>
              <w:t>14</w:t>
            </w:r>
            <w:r>
              <w:rPr>
                <w:noProof/>
                <w:webHidden/>
              </w:rPr>
              <w:fldChar w:fldCharType="end"/>
            </w:r>
          </w:hyperlink>
        </w:p>
        <w:p w14:paraId="2058E320" w14:textId="4FC3817A" w:rsidR="000976F9" w:rsidRDefault="000976F9">
          <w:pPr>
            <w:pStyle w:val="Verzeichnis2"/>
            <w:tabs>
              <w:tab w:val="left" w:pos="880"/>
              <w:tab w:val="right" w:leader="dot" w:pos="9062"/>
            </w:tabs>
            <w:rPr>
              <w:rFonts w:eastAsiaTheme="minorEastAsia"/>
              <w:noProof/>
              <w:lang w:eastAsia="de-CH"/>
            </w:rPr>
          </w:pPr>
          <w:hyperlink w:anchor="_Toc96639176" w:history="1">
            <w:r w:rsidRPr="008624CD">
              <w:rPr>
                <w:rStyle w:val="Hyperlink"/>
                <w:noProof/>
              </w:rPr>
              <w:t>5.10</w:t>
            </w:r>
            <w:r>
              <w:rPr>
                <w:rFonts w:eastAsiaTheme="minorEastAsia"/>
                <w:noProof/>
                <w:lang w:eastAsia="de-CH"/>
              </w:rPr>
              <w:tab/>
            </w:r>
            <w:r w:rsidRPr="008624CD">
              <w:rPr>
                <w:rStyle w:val="Hyperlink"/>
                <w:noProof/>
              </w:rPr>
              <w:t>Neue Kategorie</w:t>
            </w:r>
            <w:r>
              <w:rPr>
                <w:noProof/>
                <w:webHidden/>
              </w:rPr>
              <w:tab/>
            </w:r>
            <w:r>
              <w:rPr>
                <w:noProof/>
                <w:webHidden/>
              </w:rPr>
              <w:fldChar w:fldCharType="begin"/>
            </w:r>
            <w:r>
              <w:rPr>
                <w:noProof/>
                <w:webHidden/>
              </w:rPr>
              <w:instrText xml:space="preserve"> PAGEREF _Toc96639176 \h </w:instrText>
            </w:r>
            <w:r>
              <w:rPr>
                <w:noProof/>
                <w:webHidden/>
              </w:rPr>
            </w:r>
            <w:r>
              <w:rPr>
                <w:noProof/>
                <w:webHidden/>
              </w:rPr>
              <w:fldChar w:fldCharType="separate"/>
            </w:r>
            <w:r>
              <w:rPr>
                <w:noProof/>
                <w:webHidden/>
              </w:rPr>
              <w:t>14</w:t>
            </w:r>
            <w:r>
              <w:rPr>
                <w:noProof/>
                <w:webHidden/>
              </w:rPr>
              <w:fldChar w:fldCharType="end"/>
            </w:r>
          </w:hyperlink>
        </w:p>
        <w:p w14:paraId="0D0DF9C7" w14:textId="7A7329E3" w:rsidR="000976F9" w:rsidRDefault="000976F9">
          <w:pPr>
            <w:pStyle w:val="Verzeichnis2"/>
            <w:tabs>
              <w:tab w:val="left" w:pos="880"/>
              <w:tab w:val="right" w:leader="dot" w:pos="9062"/>
            </w:tabs>
            <w:rPr>
              <w:rFonts w:eastAsiaTheme="minorEastAsia"/>
              <w:noProof/>
              <w:lang w:eastAsia="de-CH"/>
            </w:rPr>
          </w:pPr>
          <w:hyperlink w:anchor="_Toc96639177" w:history="1">
            <w:r w:rsidRPr="008624CD">
              <w:rPr>
                <w:rStyle w:val="Hyperlink"/>
                <w:noProof/>
              </w:rPr>
              <w:t>5.11</w:t>
            </w:r>
            <w:r>
              <w:rPr>
                <w:rFonts w:eastAsiaTheme="minorEastAsia"/>
                <w:noProof/>
                <w:lang w:eastAsia="de-CH"/>
              </w:rPr>
              <w:tab/>
            </w:r>
            <w:r w:rsidRPr="008624CD">
              <w:rPr>
                <w:rStyle w:val="Hyperlink"/>
                <w:noProof/>
              </w:rPr>
              <w:t>Artikel bearbeiten</w:t>
            </w:r>
            <w:r>
              <w:rPr>
                <w:noProof/>
                <w:webHidden/>
              </w:rPr>
              <w:tab/>
            </w:r>
            <w:r>
              <w:rPr>
                <w:noProof/>
                <w:webHidden/>
              </w:rPr>
              <w:fldChar w:fldCharType="begin"/>
            </w:r>
            <w:r>
              <w:rPr>
                <w:noProof/>
                <w:webHidden/>
              </w:rPr>
              <w:instrText xml:space="preserve"> PAGEREF _Toc96639177 \h </w:instrText>
            </w:r>
            <w:r>
              <w:rPr>
                <w:noProof/>
                <w:webHidden/>
              </w:rPr>
            </w:r>
            <w:r>
              <w:rPr>
                <w:noProof/>
                <w:webHidden/>
              </w:rPr>
              <w:fldChar w:fldCharType="separate"/>
            </w:r>
            <w:r>
              <w:rPr>
                <w:noProof/>
                <w:webHidden/>
              </w:rPr>
              <w:t>15</w:t>
            </w:r>
            <w:r>
              <w:rPr>
                <w:noProof/>
                <w:webHidden/>
              </w:rPr>
              <w:fldChar w:fldCharType="end"/>
            </w:r>
          </w:hyperlink>
        </w:p>
        <w:p w14:paraId="6C33EEC7" w14:textId="3A510B0D" w:rsidR="000976F9" w:rsidRDefault="000976F9">
          <w:pPr>
            <w:pStyle w:val="Verzeichnis1"/>
            <w:tabs>
              <w:tab w:val="left" w:pos="440"/>
              <w:tab w:val="right" w:leader="dot" w:pos="9062"/>
            </w:tabs>
            <w:rPr>
              <w:rFonts w:eastAsiaTheme="minorEastAsia"/>
              <w:noProof/>
              <w:lang w:eastAsia="de-CH"/>
            </w:rPr>
          </w:pPr>
          <w:hyperlink w:anchor="_Toc96639178" w:history="1">
            <w:r w:rsidRPr="008624CD">
              <w:rPr>
                <w:rStyle w:val="Hyperlink"/>
                <w:noProof/>
              </w:rPr>
              <w:t>6</w:t>
            </w:r>
            <w:r>
              <w:rPr>
                <w:rFonts w:eastAsiaTheme="minorEastAsia"/>
                <w:noProof/>
                <w:lang w:eastAsia="de-CH"/>
              </w:rPr>
              <w:tab/>
            </w:r>
            <w:r w:rsidRPr="008624CD">
              <w:rPr>
                <w:rStyle w:val="Hyperlink"/>
                <w:noProof/>
              </w:rPr>
              <w:t>Kontrollieren / Testing</w:t>
            </w:r>
            <w:r>
              <w:rPr>
                <w:noProof/>
                <w:webHidden/>
              </w:rPr>
              <w:tab/>
            </w:r>
            <w:r>
              <w:rPr>
                <w:noProof/>
                <w:webHidden/>
              </w:rPr>
              <w:fldChar w:fldCharType="begin"/>
            </w:r>
            <w:r>
              <w:rPr>
                <w:noProof/>
                <w:webHidden/>
              </w:rPr>
              <w:instrText xml:space="preserve"> PAGEREF _Toc96639178 \h </w:instrText>
            </w:r>
            <w:r>
              <w:rPr>
                <w:noProof/>
                <w:webHidden/>
              </w:rPr>
            </w:r>
            <w:r>
              <w:rPr>
                <w:noProof/>
                <w:webHidden/>
              </w:rPr>
              <w:fldChar w:fldCharType="separate"/>
            </w:r>
            <w:r>
              <w:rPr>
                <w:noProof/>
                <w:webHidden/>
              </w:rPr>
              <w:t>16</w:t>
            </w:r>
            <w:r>
              <w:rPr>
                <w:noProof/>
                <w:webHidden/>
              </w:rPr>
              <w:fldChar w:fldCharType="end"/>
            </w:r>
          </w:hyperlink>
        </w:p>
        <w:p w14:paraId="1F5C3DEF" w14:textId="4CB02B0F" w:rsidR="000976F9" w:rsidRDefault="000976F9">
          <w:pPr>
            <w:pStyle w:val="Verzeichnis2"/>
            <w:tabs>
              <w:tab w:val="left" w:pos="880"/>
              <w:tab w:val="right" w:leader="dot" w:pos="9062"/>
            </w:tabs>
            <w:rPr>
              <w:rFonts w:eastAsiaTheme="minorEastAsia"/>
              <w:noProof/>
              <w:lang w:eastAsia="de-CH"/>
            </w:rPr>
          </w:pPr>
          <w:hyperlink w:anchor="_Toc96639179" w:history="1">
            <w:r w:rsidRPr="008624CD">
              <w:rPr>
                <w:rStyle w:val="Hyperlink"/>
                <w:noProof/>
              </w:rPr>
              <w:t>6.1</w:t>
            </w:r>
            <w:r>
              <w:rPr>
                <w:rFonts w:eastAsiaTheme="minorEastAsia"/>
                <w:noProof/>
                <w:lang w:eastAsia="de-CH"/>
              </w:rPr>
              <w:tab/>
            </w:r>
            <w:r w:rsidRPr="008624CD">
              <w:rPr>
                <w:rStyle w:val="Hyperlink"/>
                <w:noProof/>
              </w:rPr>
              <w:t>Blackbox-Testing</w:t>
            </w:r>
            <w:r>
              <w:rPr>
                <w:noProof/>
                <w:webHidden/>
              </w:rPr>
              <w:tab/>
            </w:r>
            <w:r>
              <w:rPr>
                <w:noProof/>
                <w:webHidden/>
              </w:rPr>
              <w:fldChar w:fldCharType="begin"/>
            </w:r>
            <w:r>
              <w:rPr>
                <w:noProof/>
                <w:webHidden/>
              </w:rPr>
              <w:instrText xml:space="preserve"> PAGEREF _Toc96639179 \h </w:instrText>
            </w:r>
            <w:r>
              <w:rPr>
                <w:noProof/>
                <w:webHidden/>
              </w:rPr>
            </w:r>
            <w:r>
              <w:rPr>
                <w:noProof/>
                <w:webHidden/>
              </w:rPr>
              <w:fldChar w:fldCharType="separate"/>
            </w:r>
            <w:r>
              <w:rPr>
                <w:noProof/>
                <w:webHidden/>
              </w:rPr>
              <w:t>16</w:t>
            </w:r>
            <w:r>
              <w:rPr>
                <w:noProof/>
                <w:webHidden/>
              </w:rPr>
              <w:fldChar w:fldCharType="end"/>
            </w:r>
          </w:hyperlink>
        </w:p>
        <w:p w14:paraId="30C0B432" w14:textId="38E18065" w:rsidR="000976F9" w:rsidRDefault="000976F9">
          <w:pPr>
            <w:pStyle w:val="Verzeichnis1"/>
            <w:tabs>
              <w:tab w:val="left" w:pos="440"/>
              <w:tab w:val="right" w:leader="dot" w:pos="9062"/>
            </w:tabs>
            <w:rPr>
              <w:rFonts w:eastAsiaTheme="minorEastAsia"/>
              <w:noProof/>
              <w:lang w:eastAsia="de-CH"/>
            </w:rPr>
          </w:pPr>
          <w:hyperlink w:anchor="_Toc96639180" w:history="1">
            <w:r w:rsidRPr="008624CD">
              <w:rPr>
                <w:rStyle w:val="Hyperlink"/>
                <w:noProof/>
              </w:rPr>
              <w:t>7</w:t>
            </w:r>
            <w:r>
              <w:rPr>
                <w:rFonts w:eastAsiaTheme="minorEastAsia"/>
                <w:noProof/>
                <w:lang w:eastAsia="de-CH"/>
              </w:rPr>
              <w:tab/>
            </w:r>
            <w:r w:rsidRPr="008624CD">
              <w:rPr>
                <w:rStyle w:val="Hyperlink"/>
                <w:noProof/>
              </w:rPr>
              <w:t>Auswerten</w:t>
            </w:r>
            <w:r>
              <w:rPr>
                <w:noProof/>
                <w:webHidden/>
              </w:rPr>
              <w:tab/>
            </w:r>
            <w:r>
              <w:rPr>
                <w:noProof/>
                <w:webHidden/>
              </w:rPr>
              <w:fldChar w:fldCharType="begin"/>
            </w:r>
            <w:r>
              <w:rPr>
                <w:noProof/>
                <w:webHidden/>
              </w:rPr>
              <w:instrText xml:space="preserve"> PAGEREF _Toc96639180 \h </w:instrText>
            </w:r>
            <w:r>
              <w:rPr>
                <w:noProof/>
                <w:webHidden/>
              </w:rPr>
            </w:r>
            <w:r>
              <w:rPr>
                <w:noProof/>
                <w:webHidden/>
              </w:rPr>
              <w:fldChar w:fldCharType="separate"/>
            </w:r>
            <w:r>
              <w:rPr>
                <w:noProof/>
                <w:webHidden/>
              </w:rPr>
              <w:t>19</w:t>
            </w:r>
            <w:r>
              <w:rPr>
                <w:noProof/>
                <w:webHidden/>
              </w:rPr>
              <w:fldChar w:fldCharType="end"/>
            </w:r>
          </w:hyperlink>
        </w:p>
        <w:p w14:paraId="6BCDA8BF" w14:textId="719CA505" w:rsidR="000976F9" w:rsidRDefault="000976F9">
          <w:pPr>
            <w:pStyle w:val="Verzeichnis2"/>
            <w:tabs>
              <w:tab w:val="left" w:pos="880"/>
              <w:tab w:val="right" w:leader="dot" w:pos="9062"/>
            </w:tabs>
            <w:rPr>
              <w:rFonts w:eastAsiaTheme="minorEastAsia"/>
              <w:noProof/>
              <w:lang w:eastAsia="de-CH"/>
            </w:rPr>
          </w:pPr>
          <w:hyperlink w:anchor="_Toc96639181" w:history="1">
            <w:r w:rsidRPr="008624CD">
              <w:rPr>
                <w:rStyle w:val="Hyperlink"/>
                <w:noProof/>
              </w:rPr>
              <w:t>7.1</w:t>
            </w:r>
            <w:r>
              <w:rPr>
                <w:rFonts w:eastAsiaTheme="minorEastAsia"/>
                <w:noProof/>
                <w:lang w:eastAsia="de-CH"/>
              </w:rPr>
              <w:tab/>
            </w:r>
            <w:r w:rsidRPr="008624CD">
              <w:rPr>
                <w:rStyle w:val="Hyperlink"/>
                <w:noProof/>
              </w:rPr>
              <w:t>Erreichen der Ziele</w:t>
            </w:r>
            <w:r>
              <w:rPr>
                <w:noProof/>
                <w:webHidden/>
              </w:rPr>
              <w:tab/>
            </w:r>
            <w:r>
              <w:rPr>
                <w:noProof/>
                <w:webHidden/>
              </w:rPr>
              <w:fldChar w:fldCharType="begin"/>
            </w:r>
            <w:r>
              <w:rPr>
                <w:noProof/>
                <w:webHidden/>
              </w:rPr>
              <w:instrText xml:space="preserve"> PAGEREF _Toc96639181 \h </w:instrText>
            </w:r>
            <w:r>
              <w:rPr>
                <w:noProof/>
                <w:webHidden/>
              </w:rPr>
            </w:r>
            <w:r>
              <w:rPr>
                <w:noProof/>
                <w:webHidden/>
              </w:rPr>
              <w:fldChar w:fldCharType="separate"/>
            </w:r>
            <w:r>
              <w:rPr>
                <w:noProof/>
                <w:webHidden/>
              </w:rPr>
              <w:t>19</w:t>
            </w:r>
            <w:r>
              <w:rPr>
                <w:noProof/>
                <w:webHidden/>
              </w:rPr>
              <w:fldChar w:fldCharType="end"/>
            </w:r>
          </w:hyperlink>
        </w:p>
        <w:p w14:paraId="4BCF8545" w14:textId="7AD7D479" w:rsidR="000976F9" w:rsidRDefault="000976F9">
          <w:pPr>
            <w:pStyle w:val="Verzeichnis3"/>
            <w:tabs>
              <w:tab w:val="left" w:pos="1320"/>
              <w:tab w:val="right" w:leader="dot" w:pos="9062"/>
            </w:tabs>
            <w:rPr>
              <w:rFonts w:eastAsiaTheme="minorEastAsia"/>
              <w:noProof/>
              <w:lang w:eastAsia="de-CH"/>
            </w:rPr>
          </w:pPr>
          <w:hyperlink w:anchor="_Toc96639182" w:history="1">
            <w:r w:rsidRPr="008624CD">
              <w:rPr>
                <w:rStyle w:val="Hyperlink"/>
                <w:noProof/>
              </w:rPr>
              <w:t>7.1.1</w:t>
            </w:r>
            <w:r>
              <w:rPr>
                <w:rFonts w:eastAsiaTheme="minorEastAsia"/>
                <w:noProof/>
                <w:lang w:eastAsia="de-CH"/>
              </w:rPr>
              <w:tab/>
            </w:r>
            <w:r w:rsidRPr="008624CD">
              <w:rPr>
                <w:rStyle w:val="Hyperlink"/>
                <w:noProof/>
              </w:rPr>
              <w:t>Must-Have</w:t>
            </w:r>
            <w:r>
              <w:rPr>
                <w:noProof/>
                <w:webHidden/>
              </w:rPr>
              <w:tab/>
            </w:r>
            <w:r>
              <w:rPr>
                <w:noProof/>
                <w:webHidden/>
              </w:rPr>
              <w:fldChar w:fldCharType="begin"/>
            </w:r>
            <w:r>
              <w:rPr>
                <w:noProof/>
                <w:webHidden/>
              </w:rPr>
              <w:instrText xml:space="preserve"> PAGEREF _Toc96639182 \h </w:instrText>
            </w:r>
            <w:r>
              <w:rPr>
                <w:noProof/>
                <w:webHidden/>
              </w:rPr>
            </w:r>
            <w:r>
              <w:rPr>
                <w:noProof/>
                <w:webHidden/>
              </w:rPr>
              <w:fldChar w:fldCharType="separate"/>
            </w:r>
            <w:r>
              <w:rPr>
                <w:noProof/>
                <w:webHidden/>
              </w:rPr>
              <w:t>19</w:t>
            </w:r>
            <w:r>
              <w:rPr>
                <w:noProof/>
                <w:webHidden/>
              </w:rPr>
              <w:fldChar w:fldCharType="end"/>
            </w:r>
          </w:hyperlink>
        </w:p>
        <w:p w14:paraId="733898D5" w14:textId="28610B8E" w:rsidR="000976F9" w:rsidRDefault="000976F9">
          <w:pPr>
            <w:pStyle w:val="Verzeichnis3"/>
            <w:tabs>
              <w:tab w:val="left" w:pos="1320"/>
              <w:tab w:val="right" w:leader="dot" w:pos="9062"/>
            </w:tabs>
            <w:rPr>
              <w:rFonts w:eastAsiaTheme="minorEastAsia"/>
              <w:noProof/>
              <w:lang w:eastAsia="de-CH"/>
            </w:rPr>
          </w:pPr>
          <w:hyperlink w:anchor="_Toc96639183" w:history="1">
            <w:r w:rsidRPr="008624CD">
              <w:rPr>
                <w:rStyle w:val="Hyperlink"/>
                <w:noProof/>
              </w:rPr>
              <w:t>7.1.2</w:t>
            </w:r>
            <w:r>
              <w:rPr>
                <w:rFonts w:eastAsiaTheme="minorEastAsia"/>
                <w:noProof/>
                <w:lang w:eastAsia="de-CH"/>
              </w:rPr>
              <w:tab/>
            </w:r>
            <w:r w:rsidRPr="008624CD">
              <w:rPr>
                <w:rStyle w:val="Hyperlink"/>
                <w:noProof/>
              </w:rPr>
              <w:t>Nice-to-Have</w:t>
            </w:r>
            <w:r>
              <w:rPr>
                <w:noProof/>
                <w:webHidden/>
              </w:rPr>
              <w:tab/>
            </w:r>
            <w:r>
              <w:rPr>
                <w:noProof/>
                <w:webHidden/>
              </w:rPr>
              <w:fldChar w:fldCharType="begin"/>
            </w:r>
            <w:r>
              <w:rPr>
                <w:noProof/>
                <w:webHidden/>
              </w:rPr>
              <w:instrText xml:space="preserve"> PAGEREF _Toc96639183 \h </w:instrText>
            </w:r>
            <w:r>
              <w:rPr>
                <w:noProof/>
                <w:webHidden/>
              </w:rPr>
            </w:r>
            <w:r>
              <w:rPr>
                <w:noProof/>
                <w:webHidden/>
              </w:rPr>
              <w:fldChar w:fldCharType="separate"/>
            </w:r>
            <w:r>
              <w:rPr>
                <w:noProof/>
                <w:webHidden/>
              </w:rPr>
              <w:t>20</w:t>
            </w:r>
            <w:r>
              <w:rPr>
                <w:noProof/>
                <w:webHidden/>
              </w:rPr>
              <w:fldChar w:fldCharType="end"/>
            </w:r>
          </w:hyperlink>
        </w:p>
        <w:p w14:paraId="5D4C0B61" w14:textId="02E41B59" w:rsidR="000976F9" w:rsidRDefault="000976F9">
          <w:pPr>
            <w:pStyle w:val="Verzeichnis2"/>
            <w:tabs>
              <w:tab w:val="left" w:pos="880"/>
              <w:tab w:val="right" w:leader="dot" w:pos="9062"/>
            </w:tabs>
            <w:rPr>
              <w:rFonts w:eastAsiaTheme="minorEastAsia"/>
              <w:noProof/>
              <w:lang w:eastAsia="de-CH"/>
            </w:rPr>
          </w:pPr>
          <w:hyperlink w:anchor="_Toc96639184" w:history="1">
            <w:r w:rsidRPr="008624CD">
              <w:rPr>
                <w:rStyle w:val="Hyperlink"/>
                <w:noProof/>
              </w:rPr>
              <w:t>7.2</w:t>
            </w:r>
            <w:r>
              <w:rPr>
                <w:rFonts w:eastAsiaTheme="minorEastAsia"/>
                <w:noProof/>
                <w:lang w:eastAsia="de-CH"/>
              </w:rPr>
              <w:tab/>
            </w:r>
            <w:r w:rsidRPr="008624CD">
              <w:rPr>
                <w:rStyle w:val="Hyperlink"/>
                <w:noProof/>
              </w:rPr>
              <w:t>Known Bugs/Problems</w:t>
            </w:r>
            <w:r>
              <w:rPr>
                <w:noProof/>
                <w:webHidden/>
              </w:rPr>
              <w:tab/>
            </w:r>
            <w:r>
              <w:rPr>
                <w:noProof/>
                <w:webHidden/>
              </w:rPr>
              <w:fldChar w:fldCharType="begin"/>
            </w:r>
            <w:r>
              <w:rPr>
                <w:noProof/>
                <w:webHidden/>
              </w:rPr>
              <w:instrText xml:space="preserve"> PAGEREF _Toc96639184 \h </w:instrText>
            </w:r>
            <w:r>
              <w:rPr>
                <w:noProof/>
                <w:webHidden/>
              </w:rPr>
            </w:r>
            <w:r>
              <w:rPr>
                <w:noProof/>
                <w:webHidden/>
              </w:rPr>
              <w:fldChar w:fldCharType="separate"/>
            </w:r>
            <w:r>
              <w:rPr>
                <w:noProof/>
                <w:webHidden/>
              </w:rPr>
              <w:t>20</w:t>
            </w:r>
            <w:r>
              <w:rPr>
                <w:noProof/>
                <w:webHidden/>
              </w:rPr>
              <w:fldChar w:fldCharType="end"/>
            </w:r>
          </w:hyperlink>
        </w:p>
        <w:p w14:paraId="495D6693" w14:textId="59904544" w:rsidR="000976F9" w:rsidRDefault="000976F9">
          <w:pPr>
            <w:pStyle w:val="Verzeichnis2"/>
            <w:tabs>
              <w:tab w:val="left" w:pos="880"/>
              <w:tab w:val="right" w:leader="dot" w:pos="9062"/>
            </w:tabs>
            <w:rPr>
              <w:rFonts w:eastAsiaTheme="minorEastAsia"/>
              <w:noProof/>
              <w:lang w:eastAsia="de-CH"/>
            </w:rPr>
          </w:pPr>
          <w:hyperlink w:anchor="_Toc96639185" w:history="1">
            <w:r w:rsidRPr="008624CD">
              <w:rPr>
                <w:rStyle w:val="Hyperlink"/>
                <w:noProof/>
              </w:rPr>
              <w:t>7.3</w:t>
            </w:r>
            <w:r>
              <w:rPr>
                <w:rFonts w:eastAsiaTheme="minorEastAsia"/>
                <w:noProof/>
                <w:lang w:eastAsia="de-CH"/>
              </w:rPr>
              <w:tab/>
            </w:r>
            <w:r w:rsidRPr="008624CD">
              <w:rPr>
                <w:rStyle w:val="Hyperlink"/>
                <w:noProof/>
              </w:rPr>
              <w:t>Probleme</w:t>
            </w:r>
            <w:r>
              <w:rPr>
                <w:noProof/>
                <w:webHidden/>
              </w:rPr>
              <w:tab/>
            </w:r>
            <w:r>
              <w:rPr>
                <w:noProof/>
                <w:webHidden/>
              </w:rPr>
              <w:fldChar w:fldCharType="begin"/>
            </w:r>
            <w:r>
              <w:rPr>
                <w:noProof/>
                <w:webHidden/>
              </w:rPr>
              <w:instrText xml:space="preserve"> PAGEREF _Toc96639185 \h </w:instrText>
            </w:r>
            <w:r>
              <w:rPr>
                <w:noProof/>
                <w:webHidden/>
              </w:rPr>
            </w:r>
            <w:r>
              <w:rPr>
                <w:noProof/>
                <w:webHidden/>
              </w:rPr>
              <w:fldChar w:fldCharType="separate"/>
            </w:r>
            <w:r>
              <w:rPr>
                <w:noProof/>
                <w:webHidden/>
              </w:rPr>
              <w:t>20</w:t>
            </w:r>
            <w:r>
              <w:rPr>
                <w:noProof/>
                <w:webHidden/>
              </w:rPr>
              <w:fldChar w:fldCharType="end"/>
            </w:r>
          </w:hyperlink>
        </w:p>
        <w:p w14:paraId="1F34E32E" w14:textId="06C5E20C" w:rsidR="000976F9" w:rsidRDefault="000976F9">
          <w:pPr>
            <w:pStyle w:val="Verzeichnis3"/>
            <w:tabs>
              <w:tab w:val="left" w:pos="1320"/>
              <w:tab w:val="right" w:leader="dot" w:pos="9062"/>
            </w:tabs>
            <w:rPr>
              <w:rFonts w:eastAsiaTheme="minorEastAsia"/>
              <w:noProof/>
              <w:lang w:eastAsia="de-CH"/>
            </w:rPr>
          </w:pPr>
          <w:hyperlink w:anchor="_Toc96639186" w:history="1">
            <w:r w:rsidRPr="008624CD">
              <w:rPr>
                <w:rStyle w:val="Hyperlink"/>
                <w:noProof/>
              </w:rPr>
              <w:t>7.3.1</w:t>
            </w:r>
            <w:r>
              <w:rPr>
                <w:rFonts w:eastAsiaTheme="minorEastAsia"/>
                <w:noProof/>
                <w:lang w:eastAsia="de-CH"/>
              </w:rPr>
              <w:tab/>
            </w:r>
            <w:r w:rsidRPr="008624CD">
              <w:rPr>
                <w:rStyle w:val="Hyperlink"/>
                <w:noProof/>
              </w:rPr>
              <w:t>Zeit</w:t>
            </w:r>
            <w:r>
              <w:rPr>
                <w:noProof/>
                <w:webHidden/>
              </w:rPr>
              <w:tab/>
            </w:r>
            <w:r>
              <w:rPr>
                <w:noProof/>
                <w:webHidden/>
              </w:rPr>
              <w:fldChar w:fldCharType="begin"/>
            </w:r>
            <w:r>
              <w:rPr>
                <w:noProof/>
                <w:webHidden/>
              </w:rPr>
              <w:instrText xml:space="preserve"> PAGEREF _Toc96639186 \h </w:instrText>
            </w:r>
            <w:r>
              <w:rPr>
                <w:noProof/>
                <w:webHidden/>
              </w:rPr>
            </w:r>
            <w:r>
              <w:rPr>
                <w:noProof/>
                <w:webHidden/>
              </w:rPr>
              <w:fldChar w:fldCharType="separate"/>
            </w:r>
            <w:r>
              <w:rPr>
                <w:noProof/>
                <w:webHidden/>
              </w:rPr>
              <w:t>20</w:t>
            </w:r>
            <w:r>
              <w:rPr>
                <w:noProof/>
                <w:webHidden/>
              </w:rPr>
              <w:fldChar w:fldCharType="end"/>
            </w:r>
          </w:hyperlink>
        </w:p>
        <w:p w14:paraId="4AFC2404" w14:textId="756486B7" w:rsidR="000976F9" w:rsidRDefault="000976F9">
          <w:pPr>
            <w:pStyle w:val="Verzeichnis2"/>
            <w:tabs>
              <w:tab w:val="left" w:pos="880"/>
              <w:tab w:val="right" w:leader="dot" w:pos="9062"/>
            </w:tabs>
            <w:rPr>
              <w:rFonts w:eastAsiaTheme="minorEastAsia"/>
              <w:noProof/>
              <w:lang w:eastAsia="de-CH"/>
            </w:rPr>
          </w:pPr>
          <w:hyperlink w:anchor="_Toc96639187" w:history="1">
            <w:r w:rsidRPr="008624CD">
              <w:rPr>
                <w:rStyle w:val="Hyperlink"/>
                <w:noProof/>
              </w:rPr>
              <w:t>7.4</w:t>
            </w:r>
            <w:r>
              <w:rPr>
                <w:rFonts w:eastAsiaTheme="minorEastAsia"/>
                <w:noProof/>
                <w:lang w:eastAsia="de-CH"/>
              </w:rPr>
              <w:tab/>
            </w:r>
            <w:r w:rsidRPr="008624CD">
              <w:rPr>
                <w:rStyle w:val="Hyperlink"/>
                <w:noProof/>
              </w:rPr>
              <w:t>Cordova</w:t>
            </w:r>
            <w:r>
              <w:rPr>
                <w:noProof/>
                <w:webHidden/>
              </w:rPr>
              <w:tab/>
            </w:r>
            <w:r>
              <w:rPr>
                <w:noProof/>
                <w:webHidden/>
              </w:rPr>
              <w:fldChar w:fldCharType="begin"/>
            </w:r>
            <w:r>
              <w:rPr>
                <w:noProof/>
                <w:webHidden/>
              </w:rPr>
              <w:instrText xml:space="preserve"> PAGEREF _Toc96639187 \h </w:instrText>
            </w:r>
            <w:r>
              <w:rPr>
                <w:noProof/>
                <w:webHidden/>
              </w:rPr>
            </w:r>
            <w:r>
              <w:rPr>
                <w:noProof/>
                <w:webHidden/>
              </w:rPr>
              <w:fldChar w:fldCharType="separate"/>
            </w:r>
            <w:r>
              <w:rPr>
                <w:noProof/>
                <w:webHidden/>
              </w:rPr>
              <w:t>20</w:t>
            </w:r>
            <w:r>
              <w:rPr>
                <w:noProof/>
                <w:webHidden/>
              </w:rPr>
              <w:fldChar w:fldCharType="end"/>
            </w:r>
          </w:hyperlink>
        </w:p>
        <w:p w14:paraId="45FE9228" w14:textId="218897C4" w:rsidR="000976F9" w:rsidRDefault="000976F9">
          <w:pPr>
            <w:pStyle w:val="Verzeichnis2"/>
            <w:tabs>
              <w:tab w:val="left" w:pos="880"/>
              <w:tab w:val="right" w:leader="dot" w:pos="9062"/>
            </w:tabs>
            <w:rPr>
              <w:rFonts w:eastAsiaTheme="minorEastAsia"/>
              <w:noProof/>
              <w:lang w:eastAsia="de-CH"/>
            </w:rPr>
          </w:pPr>
          <w:hyperlink w:anchor="_Toc96639188" w:history="1">
            <w:r w:rsidRPr="008624CD">
              <w:rPr>
                <w:rStyle w:val="Hyperlink"/>
                <w:noProof/>
              </w:rPr>
              <w:t>7.5</w:t>
            </w:r>
            <w:r>
              <w:rPr>
                <w:rFonts w:eastAsiaTheme="minorEastAsia"/>
                <w:noProof/>
                <w:lang w:eastAsia="de-CH"/>
              </w:rPr>
              <w:tab/>
            </w:r>
            <w:r w:rsidRPr="008624CD">
              <w:rPr>
                <w:rStyle w:val="Hyperlink"/>
                <w:noProof/>
              </w:rPr>
              <w:t>Fazit</w:t>
            </w:r>
            <w:r>
              <w:rPr>
                <w:noProof/>
                <w:webHidden/>
              </w:rPr>
              <w:tab/>
            </w:r>
            <w:r>
              <w:rPr>
                <w:noProof/>
                <w:webHidden/>
              </w:rPr>
              <w:fldChar w:fldCharType="begin"/>
            </w:r>
            <w:r>
              <w:rPr>
                <w:noProof/>
                <w:webHidden/>
              </w:rPr>
              <w:instrText xml:space="preserve"> PAGEREF _Toc96639188 \h </w:instrText>
            </w:r>
            <w:r>
              <w:rPr>
                <w:noProof/>
                <w:webHidden/>
              </w:rPr>
            </w:r>
            <w:r>
              <w:rPr>
                <w:noProof/>
                <w:webHidden/>
              </w:rPr>
              <w:fldChar w:fldCharType="separate"/>
            </w:r>
            <w:r>
              <w:rPr>
                <w:noProof/>
                <w:webHidden/>
              </w:rPr>
              <w:t>20</w:t>
            </w:r>
            <w:r>
              <w:rPr>
                <w:noProof/>
                <w:webHidden/>
              </w:rPr>
              <w:fldChar w:fldCharType="end"/>
            </w:r>
          </w:hyperlink>
        </w:p>
        <w:p w14:paraId="5239E72A" w14:textId="476E4013" w:rsidR="000976F9" w:rsidRDefault="000976F9">
          <w:pPr>
            <w:pStyle w:val="Verzeichnis1"/>
            <w:tabs>
              <w:tab w:val="left" w:pos="440"/>
              <w:tab w:val="right" w:leader="dot" w:pos="9062"/>
            </w:tabs>
            <w:rPr>
              <w:rFonts w:eastAsiaTheme="minorEastAsia"/>
              <w:noProof/>
              <w:lang w:eastAsia="de-CH"/>
            </w:rPr>
          </w:pPr>
          <w:hyperlink w:anchor="_Toc96639189" w:history="1">
            <w:r w:rsidRPr="008624CD">
              <w:rPr>
                <w:rStyle w:val="Hyperlink"/>
                <w:noProof/>
              </w:rPr>
              <w:t>8</w:t>
            </w:r>
            <w:r>
              <w:rPr>
                <w:rFonts w:eastAsiaTheme="minorEastAsia"/>
                <w:noProof/>
                <w:lang w:eastAsia="de-CH"/>
              </w:rPr>
              <w:tab/>
            </w:r>
            <w:r w:rsidRPr="008624CD">
              <w:rPr>
                <w:rStyle w:val="Hyperlink"/>
                <w:noProof/>
              </w:rPr>
              <w:t>Anleitungen</w:t>
            </w:r>
            <w:r>
              <w:rPr>
                <w:noProof/>
                <w:webHidden/>
              </w:rPr>
              <w:tab/>
            </w:r>
            <w:r>
              <w:rPr>
                <w:noProof/>
                <w:webHidden/>
              </w:rPr>
              <w:fldChar w:fldCharType="begin"/>
            </w:r>
            <w:r>
              <w:rPr>
                <w:noProof/>
                <w:webHidden/>
              </w:rPr>
              <w:instrText xml:space="preserve"> PAGEREF _Toc96639189 \h </w:instrText>
            </w:r>
            <w:r>
              <w:rPr>
                <w:noProof/>
                <w:webHidden/>
              </w:rPr>
            </w:r>
            <w:r>
              <w:rPr>
                <w:noProof/>
                <w:webHidden/>
              </w:rPr>
              <w:fldChar w:fldCharType="separate"/>
            </w:r>
            <w:r>
              <w:rPr>
                <w:noProof/>
                <w:webHidden/>
              </w:rPr>
              <w:t>20</w:t>
            </w:r>
            <w:r>
              <w:rPr>
                <w:noProof/>
                <w:webHidden/>
              </w:rPr>
              <w:fldChar w:fldCharType="end"/>
            </w:r>
          </w:hyperlink>
        </w:p>
        <w:p w14:paraId="12661FE9" w14:textId="6DA4B535" w:rsidR="000976F9" w:rsidRDefault="000976F9">
          <w:pPr>
            <w:pStyle w:val="Verzeichnis2"/>
            <w:tabs>
              <w:tab w:val="left" w:pos="880"/>
              <w:tab w:val="right" w:leader="dot" w:pos="9062"/>
            </w:tabs>
            <w:rPr>
              <w:rFonts w:eastAsiaTheme="minorEastAsia"/>
              <w:noProof/>
              <w:lang w:eastAsia="de-CH"/>
            </w:rPr>
          </w:pPr>
          <w:hyperlink w:anchor="_Toc96639190" w:history="1">
            <w:r w:rsidRPr="008624CD">
              <w:rPr>
                <w:rStyle w:val="Hyperlink"/>
                <w:noProof/>
              </w:rPr>
              <w:t>8.1</w:t>
            </w:r>
            <w:r>
              <w:rPr>
                <w:rFonts w:eastAsiaTheme="minorEastAsia"/>
                <w:noProof/>
                <w:lang w:eastAsia="de-CH"/>
              </w:rPr>
              <w:tab/>
            </w:r>
            <w:r w:rsidRPr="008624CD">
              <w:rPr>
                <w:rStyle w:val="Hyperlink"/>
                <w:noProof/>
              </w:rPr>
              <w:t>Installation</w:t>
            </w:r>
            <w:r>
              <w:rPr>
                <w:noProof/>
                <w:webHidden/>
              </w:rPr>
              <w:tab/>
            </w:r>
            <w:r>
              <w:rPr>
                <w:noProof/>
                <w:webHidden/>
              </w:rPr>
              <w:fldChar w:fldCharType="begin"/>
            </w:r>
            <w:r>
              <w:rPr>
                <w:noProof/>
                <w:webHidden/>
              </w:rPr>
              <w:instrText xml:space="preserve"> PAGEREF _Toc96639190 \h </w:instrText>
            </w:r>
            <w:r>
              <w:rPr>
                <w:noProof/>
                <w:webHidden/>
              </w:rPr>
            </w:r>
            <w:r>
              <w:rPr>
                <w:noProof/>
                <w:webHidden/>
              </w:rPr>
              <w:fldChar w:fldCharType="separate"/>
            </w:r>
            <w:r>
              <w:rPr>
                <w:noProof/>
                <w:webHidden/>
              </w:rPr>
              <w:t>20</w:t>
            </w:r>
            <w:r>
              <w:rPr>
                <w:noProof/>
                <w:webHidden/>
              </w:rPr>
              <w:fldChar w:fldCharType="end"/>
            </w:r>
          </w:hyperlink>
        </w:p>
        <w:p w14:paraId="72E2E577" w14:textId="27B866AC" w:rsidR="000976F9" w:rsidRDefault="000976F9">
          <w:pPr>
            <w:pStyle w:val="Verzeichnis2"/>
            <w:tabs>
              <w:tab w:val="left" w:pos="880"/>
              <w:tab w:val="right" w:leader="dot" w:pos="9062"/>
            </w:tabs>
            <w:rPr>
              <w:rFonts w:eastAsiaTheme="minorEastAsia"/>
              <w:noProof/>
              <w:lang w:eastAsia="de-CH"/>
            </w:rPr>
          </w:pPr>
          <w:hyperlink w:anchor="_Toc96639191" w:history="1">
            <w:r w:rsidRPr="008624CD">
              <w:rPr>
                <w:rStyle w:val="Hyperlink"/>
                <w:noProof/>
              </w:rPr>
              <w:t>8.2</w:t>
            </w:r>
            <w:r>
              <w:rPr>
                <w:rFonts w:eastAsiaTheme="minorEastAsia"/>
                <w:noProof/>
                <w:lang w:eastAsia="de-CH"/>
              </w:rPr>
              <w:tab/>
            </w:r>
            <w:r w:rsidRPr="008624CD">
              <w:rPr>
                <w:rStyle w:val="Hyperlink"/>
                <w:noProof/>
              </w:rPr>
              <w:t>Benutzeranleitung</w:t>
            </w:r>
            <w:r>
              <w:rPr>
                <w:noProof/>
                <w:webHidden/>
              </w:rPr>
              <w:tab/>
            </w:r>
            <w:r>
              <w:rPr>
                <w:noProof/>
                <w:webHidden/>
              </w:rPr>
              <w:fldChar w:fldCharType="begin"/>
            </w:r>
            <w:r>
              <w:rPr>
                <w:noProof/>
                <w:webHidden/>
              </w:rPr>
              <w:instrText xml:space="preserve"> PAGEREF _Toc96639191 \h </w:instrText>
            </w:r>
            <w:r>
              <w:rPr>
                <w:noProof/>
                <w:webHidden/>
              </w:rPr>
            </w:r>
            <w:r>
              <w:rPr>
                <w:noProof/>
                <w:webHidden/>
              </w:rPr>
              <w:fldChar w:fldCharType="separate"/>
            </w:r>
            <w:r>
              <w:rPr>
                <w:noProof/>
                <w:webHidden/>
              </w:rPr>
              <w:t>20</w:t>
            </w:r>
            <w:r>
              <w:rPr>
                <w:noProof/>
                <w:webHidden/>
              </w:rPr>
              <w:fldChar w:fldCharType="end"/>
            </w:r>
          </w:hyperlink>
        </w:p>
        <w:p w14:paraId="0589EC70" w14:textId="19A0B2B8" w:rsidR="000976F9" w:rsidRDefault="000976F9">
          <w:pPr>
            <w:pStyle w:val="Verzeichnis1"/>
            <w:tabs>
              <w:tab w:val="left" w:pos="440"/>
              <w:tab w:val="right" w:leader="dot" w:pos="9062"/>
            </w:tabs>
            <w:rPr>
              <w:rFonts w:eastAsiaTheme="minorEastAsia"/>
              <w:noProof/>
              <w:lang w:eastAsia="de-CH"/>
            </w:rPr>
          </w:pPr>
          <w:hyperlink w:anchor="_Toc96639192" w:history="1">
            <w:r w:rsidRPr="008624CD">
              <w:rPr>
                <w:rStyle w:val="Hyperlink"/>
                <w:noProof/>
              </w:rPr>
              <w:t>9</w:t>
            </w:r>
            <w:r>
              <w:rPr>
                <w:rFonts w:eastAsiaTheme="minorEastAsia"/>
                <w:noProof/>
                <w:lang w:eastAsia="de-CH"/>
              </w:rPr>
              <w:tab/>
            </w:r>
            <w:r w:rsidRPr="008624CD">
              <w:rPr>
                <w:rStyle w:val="Hyperlink"/>
                <w:noProof/>
              </w:rPr>
              <w:t>Abbildungsverzeichnis</w:t>
            </w:r>
            <w:r>
              <w:rPr>
                <w:noProof/>
                <w:webHidden/>
              </w:rPr>
              <w:tab/>
            </w:r>
            <w:r>
              <w:rPr>
                <w:noProof/>
                <w:webHidden/>
              </w:rPr>
              <w:fldChar w:fldCharType="begin"/>
            </w:r>
            <w:r>
              <w:rPr>
                <w:noProof/>
                <w:webHidden/>
              </w:rPr>
              <w:instrText xml:space="preserve"> PAGEREF _Toc96639192 \h </w:instrText>
            </w:r>
            <w:r>
              <w:rPr>
                <w:noProof/>
                <w:webHidden/>
              </w:rPr>
            </w:r>
            <w:r>
              <w:rPr>
                <w:noProof/>
                <w:webHidden/>
              </w:rPr>
              <w:fldChar w:fldCharType="separate"/>
            </w:r>
            <w:r>
              <w:rPr>
                <w:noProof/>
                <w:webHidden/>
              </w:rPr>
              <w:t>21</w:t>
            </w:r>
            <w:r>
              <w:rPr>
                <w:noProof/>
                <w:webHidden/>
              </w:rPr>
              <w:fldChar w:fldCharType="end"/>
            </w:r>
          </w:hyperlink>
        </w:p>
        <w:p w14:paraId="0D25E98B" w14:textId="17402EE0" w:rsidR="00E9737A" w:rsidRDefault="00E9737A">
          <w:r>
            <w:rPr>
              <w:b/>
              <w:bCs/>
              <w:lang w:val="de-DE"/>
            </w:rPr>
            <w:fldChar w:fldCharType="end"/>
          </w:r>
        </w:p>
      </w:sdtContent>
    </w:sdt>
    <w:p w14:paraId="578ED752" w14:textId="277441FB" w:rsidR="00E73DAC" w:rsidRDefault="00E9737A">
      <w:pPr>
        <w:rPr>
          <w:sz w:val="24"/>
          <w:szCs w:val="24"/>
        </w:rPr>
      </w:pPr>
      <w:r>
        <w:rPr>
          <w:sz w:val="24"/>
          <w:szCs w:val="24"/>
        </w:rPr>
        <w:tab/>
      </w:r>
      <w:r w:rsidR="00E73DAC">
        <w:rPr>
          <w:sz w:val="24"/>
          <w:szCs w:val="24"/>
        </w:rPr>
        <w:br w:type="page"/>
      </w:r>
    </w:p>
    <w:p w14:paraId="4E777A7D" w14:textId="5B1995C4" w:rsidR="006724B8" w:rsidRDefault="00A77955" w:rsidP="00A835F0">
      <w:pPr>
        <w:pStyle w:val="berschrift1"/>
        <w:rPr>
          <w:rFonts w:eastAsia="Times New Roman"/>
          <w:lang w:eastAsia="de-CH"/>
        </w:rPr>
      </w:pPr>
      <w:bookmarkStart w:id="0" w:name="_Toc96639138"/>
      <w:r w:rsidRPr="00A77955">
        <w:rPr>
          <w:rFonts w:eastAsia="Times New Roman"/>
          <w:lang w:eastAsia="de-CH"/>
        </w:rPr>
        <w:lastRenderedPageBreak/>
        <w:t>Einleitung</w:t>
      </w:r>
      <w:bookmarkEnd w:id="0"/>
    </w:p>
    <w:p w14:paraId="7F935B03" w14:textId="7FA6B9FB" w:rsidR="004F0EB5" w:rsidRPr="004F0EB5" w:rsidRDefault="00B53404" w:rsidP="004F0EB5">
      <w:pPr>
        <w:rPr>
          <w:lang w:eastAsia="de-CH"/>
        </w:rPr>
      </w:pPr>
      <w:r>
        <w:rPr>
          <w:lang w:eastAsia="de-CH"/>
        </w:rPr>
        <w:t>Dies ist die Dokumentation</w:t>
      </w:r>
      <w:r w:rsidR="00F37096">
        <w:rPr>
          <w:lang w:eastAsia="de-CH"/>
        </w:rPr>
        <w:t xml:space="preserve"> zur Semester</w:t>
      </w:r>
      <w:del w:id="1" w:author="amke.thim@gmx.ch" w:date="2022-02-24T19:05:00Z">
        <w:r w:rsidR="00F37096" w:rsidDel="00401869">
          <w:rPr>
            <w:lang w:eastAsia="de-CH"/>
          </w:rPr>
          <w:delText xml:space="preserve"> Arbeit</w:delText>
        </w:r>
      </w:del>
      <w:ins w:id="2" w:author="amke.thim@gmx.ch" w:date="2022-02-24T19:05:00Z">
        <w:r w:rsidR="00401869">
          <w:rPr>
            <w:lang w:eastAsia="de-CH"/>
          </w:rPr>
          <w:t>arbeit</w:t>
        </w:r>
      </w:ins>
      <w:r w:rsidR="00262840">
        <w:rPr>
          <w:lang w:eastAsia="de-CH"/>
        </w:rPr>
        <w:t xml:space="preserve">. </w:t>
      </w:r>
      <w:r w:rsidR="00262840">
        <w:t>Die Dokumentation beschreibt den gesamten Prozess bis zur Fertigstellung einer App und ist nach dem IPERKA-Modell gegliedert.</w:t>
      </w:r>
    </w:p>
    <w:p w14:paraId="45407F19" w14:textId="787B2FF8" w:rsidR="00A835F0" w:rsidRDefault="008E0CC4" w:rsidP="00A835F0">
      <w:pPr>
        <w:pStyle w:val="berschrift1"/>
        <w:rPr>
          <w:rFonts w:eastAsia="Times New Roman"/>
          <w:lang w:eastAsia="de-CH"/>
        </w:rPr>
      </w:pPr>
      <w:bookmarkStart w:id="3" w:name="_Toc96639139"/>
      <w:r>
        <w:rPr>
          <w:rFonts w:eastAsia="Times New Roman"/>
          <w:lang w:eastAsia="de-CH"/>
        </w:rPr>
        <w:t>Informieren</w:t>
      </w:r>
      <w:bookmarkEnd w:id="3"/>
      <w:r>
        <w:rPr>
          <w:rFonts w:eastAsia="Times New Roman"/>
          <w:lang w:eastAsia="de-CH"/>
        </w:rPr>
        <w:t xml:space="preserve"> </w:t>
      </w:r>
    </w:p>
    <w:p w14:paraId="4098918A" w14:textId="3E38EEB5" w:rsidR="00F20E22" w:rsidRDefault="00F20E22" w:rsidP="00F20E22">
      <w:pPr>
        <w:pStyle w:val="berschrift2"/>
      </w:pPr>
      <w:bookmarkStart w:id="4" w:name="_Toc96639140"/>
      <w:r>
        <w:t>Ziele</w:t>
      </w:r>
      <w:bookmarkEnd w:id="4"/>
    </w:p>
    <w:p w14:paraId="292A6781" w14:textId="150040A5" w:rsidR="00FE2699" w:rsidRPr="00FE2699" w:rsidRDefault="00FE2699" w:rsidP="00FE2699">
      <w:r>
        <w:t>Ziel der Semesterarbeit ist es</w:t>
      </w:r>
      <w:r w:rsidR="00401869">
        <w:t>,</w:t>
      </w:r>
      <w:r>
        <w:t xml:space="preserve"> eine App zu entwickeln, welche die Verwaltung der Produkte innerhalb eines Kühl- und/oder Gefrierschranks übernehmen soll. Diese App soll wie bereits erwähnt auf Android funktionieren.</w:t>
      </w:r>
    </w:p>
    <w:p w14:paraId="4B062508" w14:textId="72271BD2" w:rsidR="00F20E22" w:rsidRDefault="00F20E22" w:rsidP="006009AC">
      <w:pPr>
        <w:pStyle w:val="berschrift2"/>
      </w:pPr>
      <w:bookmarkStart w:id="5" w:name="_Toc96639141"/>
      <w:r>
        <w:t>Zeitrahmen</w:t>
      </w:r>
      <w:bookmarkEnd w:id="5"/>
    </w:p>
    <w:p w14:paraId="3FE82471" w14:textId="4ECAC9CC" w:rsidR="00C334C1" w:rsidRPr="00C334C1" w:rsidRDefault="00C334C1" w:rsidP="00C334C1">
      <w:r>
        <w:t xml:space="preserve">Die App soll </w:t>
      </w:r>
      <w:r w:rsidR="00681452">
        <w:t>bis zum 25</w:t>
      </w:r>
      <w:r w:rsidR="00401869">
        <w:t>.</w:t>
      </w:r>
      <w:r w:rsidR="00681452">
        <w:t xml:space="preserve"> Februar 2022</w:t>
      </w:r>
      <w:r w:rsidR="00401869">
        <w:t>/</w:t>
      </w:r>
      <w:r w:rsidR="00681452">
        <w:t xml:space="preserve">17:00 Uhr </w:t>
      </w:r>
      <w:r w:rsidR="00E43CDB">
        <w:t xml:space="preserve">fertiggestellt werden. </w:t>
      </w:r>
      <w:r w:rsidR="00FE2699">
        <w:t>Insgesamt sollen ca. 80 Arbeitsstunden in das Projekt fliessen.</w:t>
      </w:r>
    </w:p>
    <w:p w14:paraId="260D87C1" w14:textId="08F71F2A" w:rsidR="00F20E22" w:rsidRDefault="00F20E22" w:rsidP="006009AC">
      <w:pPr>
        <w:pStyle w:val="berschrift2"/>
      </w:pPr>
      <w:bookmarkStart w:id="6" w:name="_Toc96639142"/>
      <w:r>
        <w:t>Technische Anforderungen</w:t>
      </w:r>
      <w:bookmarkEnd w:id="6"/>
    </w:p>
    <w:p w14:paraId="0B734795" w14:textId="62D0FAE9" w:rsidR="00E43CDB" w:rsidRDefault="004A2F43" w:rsidP="00E43CDB">
      <w:r>
        <w:t xml:space="preserve">Folgende Anforderungen sollen </w:t>
      </w:r>
      <w:r w:rsidR="00FF4CE6">
        <w:t>erfüllt werden:</w:t>
      </w:r>
    </w:p>
    <w:p w14:paraId="0636B043" w14:textId="473AD408" w:rsidR="00FE2699" w:rsidRDefault="00FE2699" w:rsidP="00FE2699">
      <w:pPr>
        <w:pStyle w:val="Listenabsatz"/>
        <w:numPr>
          <w:ilvl w:val="0"/>
          <w:numId w:val="15"/>
        </w:numPr>
      </w:pPr>
      <w:r>
        <w:t>Nutzung einer Datenbank</w:t>
      </w:r>
    </w:p>
    <w:p w14:paraId="17399EEA" w14:textId="09D0EBA6" w:rsidR="00FE2699" w:rsidRDefault="00FE2699" w:rsidP="00FE2699">
      <w:pPr>
        <w:pStyle w:val="Listenabsatz"/>
        <w:numPr>
          <w:ilvl w:val="0"/>
          <w:numId w:val="15"/>
        </w:numPr>
      </w:pPr>
      <w:r>
        <w:t xml:space="preserve">Einfache Bedienung durch den Endnutzer </w:t>
      </w:r>
    </w:p>
    <w:p w14:paraId="758DF817" w14:textId="444931EC" w:rsidR="00FE2699" w:rsidRDefault="00FE2699" w:rsidP="00FE2699">
      <w:r>
        <w:t xml:space="preserve">Gegebene Ziele </w:t>
      </w:r>
      <w:r w:rsidR="00175A95">
        <w:t>sollen auf irgendeine Art erreicht werden</w:t>
      </w:r>
      <w:r w:rsidR="00401869">
        <w:t>, d.h. es existieren</w:t>
      </w:r>
      <w:r w:rsidR="00175A95">
        <w:t xml:space="preserve"> keine Vorgabe</w:t>
      </w:r>
      <w:r w:rsidR="00401869">
        <w:t>n</w:t>
      </w:r>
      <w:r w:rsidR="00175A95">
        <w:t xml:space="preserve"> seitens </w:t>
      </w:r>
      <w:r w:rsidR="00401869">
        <w:t xml:space="preserve">des </w:t>
      </w:r>
      <w:r w:rsidR="00175A95">
        <w:t>Auftraggeber</w:t>
      </w:r>
      <w:r w:rsidR="00401869">
        <w:t>s</w:t>
      </w:r>
      <w:r w:rsidR="00175A95">
        <w:t>.</w:t>
      </w:r>
    </w:p>
    <w:p w14:paraId="59BB0719" w14:textId="0BA923E5" w:rsidR="000D66DC" w:rsidRDefault="000D66DC" w:rsidP="000D66DC">
      <w:pPr>
        <w:pStyle w:val="berschrift1"/>
      </w:pPr>
      <w:bookmarkStart w:id="7" w:name="_Toc96639143"/>
      <w:r>
        <w:t>Planen</w:t>
      </w:r>
      <w:bookmarkEnd w:id="7"/>
    </w:p>
    <w:p w14:paraId="27DBCE86" w14:textId="0A0C9C86" w:rsidR="00583C79" w:rsidRPr="00583C79" w:rsidRDefault="00583C79" w:rsidP="00583C79">
      <w:r>
        <w:t xml:space="preserve">Das folgende Kapitel handelt von all den verschiedenen </w:t>
      </w:r>
      <w:r w:rsidR="00112136">
        <w:t>Lösungsmöglichkeiten</w:t>
      </w:r>
      <w:r w:rsidR="0056133D">
        <w:t xml:space="preserve"> für </w:t>
      </w:r>
      <w:r w:rsidR="00E01C0E">
        <w:t>d</w:t>
      </w:r>
      <w:r w:rsidR="00401869">
        <w:t>as</w:t>
      </w:r>
      <w:r w:rsidR="00E01C0E">
        <w:t xml:space="preserve"> Erreich</w:t>
      </w:r>
      <w:r w:rsidR="00401869">
        <w:t>en</w:t>
      </w:r>
      <w:r w:rsidR="00E01C0E">
        <w:t xml:space="preserve"> der </w:t>
      </w:r>
      <w:r w:rsidR="00401869">
        <w:t>t</w:t>
      </w:r>
      <w:r w:rsidR="00A525E8">
        <w:t>echnischen Anforderungen</w:t>
      </w:r>
      <w:r w:rsidR="00401869">
        <w:t>.</w:t>
      </w:r>
    </w:p>
    <w:p w14:paraId="14C0B56F" w14:textId="5CB12A80" w:rsidR="003C0026" w:rsidRDefault="003C0026" w:rsidP="00757790">
      <w:pPr>
        <w:pStyle w:val="berschrift2"/>
      </w:pPr>
      <w:bookmarkStart w:id="8" w:name="_Toc84595746"/>
      <w:bookmarkStart w:id="9" w:name="_Toc96639144"/>
      <w:r w:rsidRPr="003C0026">
        <w:t>Plattform</w:t>
      </w:r>
      <w:bookmarkEnd w:id="9"/>
    </w:p>
    <w:p w14:paraId="0E60EC09" w14:textId="1103B80B" w:rsidR="002C66F5" w:rsidRDefault="002C66F5" w:rsidP="002C66F5">
      <w:pPr>
        <w:pStyle w:val="berschrift3"/>
      </w:pPr>
      <w:bookmarkStart w:id="10" w:name="_Toc96639145"/>
      <w:r w:rsidRPr="002C66F5">
        <w:t>Betriebssystem</w:t>
      </w:r>
      <w:bookmarkEnd w:id="10"/>
    </w:p>
    <w:p w14:paraId="10282E73" w14:textId="39212BD0" w:rsidR="002C66F5" w:rsidRDefault="00A525E8" w:rsidP="00A525E8">
      <w:pPr>
        <w:pStyle w:val="berschrift4"/>
      </w:pPr>
      <w:r>
        <w:t>Android</w:t>
      </w:r>
    </w:p>
    <w:p w14:paraId="297EED41" w14:textId="473D74FA" w:rsidR="00541AC9" w:rsidRDefault="00F335CB" w:rsidP="00541AC9">
      <w:r>
        <w:rPr>
          <w:noProof/>
        </w:rPr>
        <mc:AlternateContent>
          <mc:Choice Requires="wps">
            <w:drawing>
              <wp:anchor distT="0" distB="0" distL="114300" distR="114300" simplePos="0" relativeHeight="251709440" behindDoc="0" locked="0" layoutInCell="1" allowOverlap="1" wp14:anchorId="5C2D2B2F" wp14:editId="15A50A29">
                <wp:simplePos x="0" y="0"/>
                <wp:positionH relativeFrom="column">
                  <wp:posOffset>3360420</wp:posOffset>
                </wp:positionH>
                <wp:positionV relativeFrom="paragraph">
                  <wp:posOffset>1421130</wp:posOffset>
                </wp:positionV>
                <wp:extent cx="2395220" cy="635"/>
                <wp:effectExtent l="0" t="0" r="0" b="0"/>
                <wp:wrapSquare wrapText="bothSides"/>
                <wp:docPr id="47" name="Textfeld 47"/>
                <wp:cNvGraphicFramePr/>
                <a:graphic xmlns:a="http://schemas.openxmlformats.org/drawingml/2006/main">
                  <a:graphicData uri="http://schemas.microsoft.com/office/word/2010/wordprocessingShape">
                    <wps:wsp>
                      <wps:cNvSpPr txBox="1"/>
                      <wps:spPr>
                        <a:xfrm>
                          <a:off x="0" y="0"/>
                          <a:ext cx="2395220" cy="635"/>
                        </a:xfrm>
                        <a:prstGeom prst="rect">
                          <a:avLst/>
                        </a:prstGeom>
                        <a:solidFill>
                          <a:prstClr val="white"/>
                        </a:solidFill>
                        <a:ln>
                          <a:noFill/>
                        </a:ln>
                      </wps:spPr>
                      <wps:txbx>
                        <w:txbxContent>
                          <w:p w14:paraId="259173D8" w14:textId="5191DB26" w:rsidR="00F335CB" w:rsidRPr="007D12BC" w:rsidRDefault="00F335CB" w:rsidP="00F335CB">
                            <w:pPr>
                              <w:pStyle w:val="Beschriftung"/>
                              <w:rPr>
                                <w:noProof/>
                              </w:rPr>
                            </w:pPr>
                            <w:bookmarkStart w:id="11" w:name="_Toc96639193"/>
                            <w:r>
                              <w:t xml:space="preserve">Abbildung </w:t>
                            </w:r>
                            <w:r w:rsidR="006367CA">
                              <w:fldChar w:fldCharType="begin"/>
                            </w:r>
                            <w:r w:rsidR="006367CA">
                              <w:instrText xml:space="preserve"> SEQ Abbildung \* ARABIC </w:instrText>
                            </w:r>
                            <w:r w:rsidR="006367CA">
                              <w:fldChar w:fldCharType="separate"/>
                            </w:r>
                            <w:r>
                              <w:rPr>
                                <w:noProof/>
                              </w:rPr>
                              <w:t>1</w:t>
                            </w:r>
                            <w:r w:rsidR="006367CA">
                              <w:rPr>
                                <w:noProof/>
                              </w:rPr>
                              <w:fldChar w:fldCharType="end"/>
                            </w:r>
                            <w:r>
                              <w:t xml:space="preserve"> Android Logo</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2D2B2F" id="_x0000_t202" coordsize="21600,21600" o:spt="202" path="m,l,21600r21600,l21600,xe">
                <v:stroke joinstyle="miter"/>
                <v:path gradientshapeok="t" o:connecttype="rect"/>
              </v:shapetype>
              <v:shape id="Textfeld 47" o:spid="_x0000_s1026" type="#_x0000_t202" style="position:absolute;margin-left:264.6pt;margin-top:111.9pt;width:188.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" stroked="f">
                <v:textbox style="mso-fit-shape-to-text:t" inset="0,0,0,0">
                  <w:txbxContent>
                    <w:p w14:paraId="259173D8" w14:textId="5191DB26" w:rsidR="00F335CB" w:rsidRPr="007D12BC" w:rsidRDefault="00F335CB" w:rsidP="00F335CB">
                      <w:pPr>
                        <w:pStyle w:val="Beschriftung"/>
                        <w:rPr>
                          <w:noProof/>
                        </w:rPr>
                      </w:pPr>
                      <w:bookmarkStart w:id="12" w:name="_Toc96639193"/>
                      <w:r>
                        <w:t xml:space="preserve">Abbildung </w:t>
                      </w:r>
                      <w:r w:rsidR="006367CA">
                        <w:fldChar w:fldCharType="begin"/>
                      </w:r>
                      <w:r w:rsidR="006367CA">
                        <w:instrText xml:space="preserve"> SEQ Abbildung \* ARABIC </w:instrText>
                      </w:r>
                      <w:r w:rsidR="006367CA">
                        <w:fldChar w:fldCharType="separate"/>
                      </w:r>
                      <w:r>
                        <w:rPr>
                          <w:noProof/>
                        </w:rPr>
                        <w:t>1</w:t>
                      </w:r>
                      <w:r w:rsidR="006367CA">
                        <w:rPr>
                          <w:noProof/>
                        </w:rPr>
                        <w:fldChar w:fldCharType="end"/>
                      </w:r>
                      <w:r>
                        <w:t xml:space="preserve"> Android Logo</w:t>
                      </w:r>
                      <w:bookmarkEnd w:id="12"/>
                    </w:p>
                  </w:txbxContent>
                </v:textbox>
                <w10:wrap type="square"/>
              </v:shape>
            </w:pict>
          </mc:Fallback>
        </mc:AlternateContent>
      </w:r>
      <w:r>
        <w:rPr>
          <w:noProof/>
        </w:rPr>
        <w:drawing>
          <wp:anchor distT="0" distB="0" distL="114300" distR="114300" simplePos="0" relativeHeight="251656192" behindDoc="0" locked="0" layoutInCell="1" allowOverlap="1" wp14:anchorId="411F43A8" wp14:editId="010FBCEA">
            <wp:simplePos x="0" y="0"/>
            <wp:positionH relativeFrom="margin">
              <wp:align>right</wp:align>
            </wp:positionH>
            <wp:positionV relativeFrom="paragraph">
              <wp:posOffset>10795</wp:posOffset>
            </wp:positionV>
            <wp:extent cx="2395220" cy="1353185"/>
            <wp:effectExtent l="0" t="0" r="508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5220" cy="1353185"/>
                    </a:xfrm>
                    <a:prstGeom prst="rect">
                      <a:avLst/>
                    </a:prstGeom>
                    <a:noFill/>
                    <a:ln>
                      <a:noFill/>
                    </a:ln>
                  </pic:spPr>
                </pic:pic>
              </a:graphicData>
            </a:graphic>
          </wp:anchor>
        </w:drawing>
      </w:r>
      <w:r w:rsidR="007A668C">
        <w:t xml:space="preserve">Android ist ein von Google </w:t>
      </w:r>
      <w:r w:rsidR="00F9608E">
        <w:t>entwickeltes Betrieb</w:t>
      </w:r>
      <w:r w:rsidR="00D2398C">
        <w:t>ssystem</w:t>
      </w:r>
      <w:r w:rsidR="00943FF8">
        <w:t xml:space="preserve"> welches</w:t>
      </w:r>
      <w:r w:rsidR="00E333EC">
        <w:t xml:space="preserve"> circa </w:t>
      </w:r>
      <w:r w:rsidR="00E333EC" w:rsidRPr="00E333EC">
        <w:t>71</w:t>
      </w:r>
      <w:r w:rsidR="00E333EC">
        <w:t>.</w:t>
      </w:r>
      <w:r w:rsidR="00E333EC" w:rsidRPr="00E333EC">
        <w:t>8</w:t>
      </w:r>
      <w:r w:rsidR="00E333EC">
        <w:t xml:space="preserve">% des Marktanteils </w:t>
      </w:r>
      <w:r w:rsidR="00C95780">
        <w:t xml:space="preserve">weltweit </w:t>
      </w:r>
      <w:r w:rsidR="00E333EC">
        <w:t>ausmacht</w:t>
      </w:r>
      <w:r w:rsidR="00DF0354">
        <w:t>.</w:t>
      </w:r>
      <w:r w:rsidR="00C95780">
        <w:t xml:space="preserve"> Damit ist es das </w:t>
      </w:r>
      <w:r w:rsidR="00F13FEB">
        <w:t>am weitesten verbreitete Betriebssystem.</w:t>
      </w:r>
      <w:r w:rsidR="00FF4D84">
        <w:t xml:space="preserve"> </w:t>
      </w:r>
      <w:r w:rsidR="00B00185">
        <w:t xml:space="preserve">Die Entwicklung für Android gestaltet sich sehr einfach, da </w:t>
      </w:r>
      <w:r w:rsidR="009F548A">
        <w:t>schnell und unkompliziert</w:t>
      </w:r>
      <w:r w:rsidR="00B00185">
        <w:t xml:space="preserve"> Installationsdateien erstellt </w:t>
      </w:r>
      <w:r w:rsidR="00403542">
        <w:t>und anschliessend auf einem Gerät installiert und getestet werden</w:t>
      </w:r>
      <w:r w:rsidR="00401869">
        <w:t xml:space="preserve"> können</w:t>
      </w:r>
      <w:r w:rsidR="00403542">
        <w:t>.</w:t>
      </w:r>
      <w:r w:rsidR="00B57010" w:rsidRPr="00B57010">
        <w:t xml:space="preserve"> </w:t>
      </w:r>
    </w:p>
    <w:p w14:paraId="37C44788" w14:textId="48780F79" w:rsidR="00403542" w:rsidRDefault="00403542" w:rsidP="00541AC9">
      <w:r>
        <w:t>Vorteile:</w:t>
      </w:r>
    </w:p>
    <w:p w14:paraId="40F65D6A" w14:textId="4FBB1759" w:rsidR="00403542" w:rsidRDefault="00401869" w:rsidP="00403542">
      <w:pPr>
        <w:pStyle w:val="Listenabsatz"/>
        <w:numPr>
          <w:ilvl w:val="0"/>
          <w:numId w:val="4"/>
        </w:numPr>
      </w:pPr>
      <w:r>
        <w:t>w</w:t>
      </w:r>
      <w:r w:rsidR="00403542">
        <w:t>eltweit genutzt</w:t>
      </w:r>
    </w:p>
    <w:p w14:paraId="4E772416" w14:textId="1461B8E9" w:rsidR="00403542" w:rsidRDefault="003615FA" w:rsidP="00403542">
      <w:pPr>
        <w:pStyle w:val="Listenabsatz"/>
        <w:numPr>
          <w:ilvl w:val="0"/>
          <w:numId w:val="4"/>
        </w:numPr>
      </w:pPr>
      <w:r>
        <w:t xml:space="preserve">Hardware ist </w:t>
      </w:r>
      <w:r w:rsidR="00806A89">
        <w:t>uneingeschränkt</w:t>
      </w:r>
      <w:r>
        <w:t xml:space="preserve"> nutzbar</w:t>
      </w:r>
    </w:p>
    <w:p w14:paraId="624CBEB8" w14:textId="3B2676AE" w:rsidR="003615FA" w:rsidRDefault="00401869" w:rsidP="00403542">
      <w:pPr>
        <w:pStyle w:val="Listenabsatz"/>
        <w:numPr>
          <w:ilvl w:val="0"/>
          <w:numId w:val="4"/>
        </w:numPr>
      </w:pPr>
      <w:r>
        <w:t>e</w:t>
      </w:r>
      <w:r w:rsidR="00806A89">
        <w:t xml:space="preserve">infache Entwicklung, </w:t>
      </w:r>
      <w:proofErr w:type="spellStart"/>
      <w:r w:rsidR="00806A89">
        <w:t>Testing</w:t>
      </w:r>
      <w:proofErr w:type="spellEnd"/>
      <w:r w:rsidR="00806A89">
        <w:t xml:space="preserve"> und </w:t>
      </w:r>
      <w:r w:rsidR="00FF0117">
        <w:t>V</w:t>
      </w:r>
      <w:r w:rsidR="00806A89">
        <w:t>erbreitung</w:t>
      </w:r>
    </w:p>
    <w:p w14:paraId="5C072486" w14:textId="2330973B" w:rsidR="00FF0117" w:rsidRDefault="00FF0117" w:rsidP="00FF0117">
      <w:r>
        <w:t>Nachteile:</w:t>
      </w:r>
    </w:p>
    <w:p w14:paraId="621E725E" w14:textId="0C3C2F4B" w:rsidR="003C2EAD" w:rsidRPr="00541AC9" w:rsidRDefault="003C2EAD" w:rsidP="003C2EAD">
      <w:pPr>
        <w:pStyle w:val="Listenabsatz"/>
        <w:numPr>
          <w:ilvl w:val="0"/>
          <w:numId w:val="12"/>
        </w:numPr>
      </w:pPr>
      <w:r>
        <w:t xml:space="preserve">Hardware variiert stark </w:t>
      </w:r>
    </w:p>
    <w:p w14:paraId="13DD78EF" w14:textId="5B77CC50" w:rsidR="00A525E8" w:rsidRDefault="00A525E8" w:rsidP="00A525E8">
      <w:pPr>
        <w:pStyle w:val="berschrift4"/>
      </w:pPr>
      <w:r>
        <w:lastRenderedPageBreak/>
        <w:t>IOS</w:t>
      </w:r>
    </w:p>
    <w:p w14:paraId="31E5805D" w14:textId="0A8AF033" w:rsidR="006F2E2C" w:rsidRDefault="00F335CB" w:rsidP="006F2E2C">
      <w:r>
        <w:rPr>
          <w:noProof/>
        </w:rPr>
        <mc:AlternateContent>
          <mc:Choice Requires="wps">
            <w:drawing>
              <wp:anchor distT="0" distB="0" distL="114300" distR="114300" simplePos="0" relativeHeight="251711488" behindDoc="0" locked="0" layoutInCell="1" allowOverlap="1" wp14:anchorId="31722C67" wp14:editId="0F048BE7">
                <wp:simplePos x="0" y="0"/>
                <wp:positionH relativeFrom="column">
                  <wp:posOffset>4000500</wp:posOffset>
                </wp:positionH>
                <wp:positionV relativeFrom="paragraph">
                  <wp:posOffset>1620520</wp:posOffset>
                </wp:positionV>
                <wp:extent cx="1747520" cy="635"/>
                <wp:effectExtent l="0" t="0" r="0" b="0"/>
                <wp:wrapSquare wrapText="bothSides"/>
                <wp:docPr id="48" name="Textfeld 48"/>
                <wp:cNvGraphicFramePr/>
                <a:graphic xmlns:a="http://schemas.openxmlformats.org/drawingml/2006/main">
                  <a:graphicData uri="http://schemas.microsoft.com/office/word/2010/wordprocessingShape">
                    <wps:wsp>
                      <wps:cNvSpPr txBox="1"/>
                      <wps:spPr>
                        <a:xfrm>
                          <a:off x="0" y="0"/>
                          <a:ext cx="1747520" cy="635"/>
                        </a:xfrm>
                        <a:prstGeom prst="rect">
                          <a:avLst/>
                        </a:prstGeom>
                        <a:solidFill>
                          <a:prstClr val="white"/>
                        </a:solidFill>
                        <a:ln>
                          <a:noFill/>
                        </a:ln>
                      </wps:spPr>
                      <wps:txbx>
                        <w:txbxContent>
                          <w:p w14:paraId="4655774E" w14:textId="583E514D" w:rsidR="00F335CB" w:rsidRPr="000467AF" w:rsidRDefault="00F335CB" w:rsidP="00F335CB">
                            <w:pPr>
                              <w:pStyle w:val="Beschriftung"/>
                              <w:rPr>
                                <w:noProof/>
                              </w:rPr>
                            </w:pPr>
                            <w:bookmarkStart w:id="13" w:name="_Toc96639194"/>
                            <w:r>
                              <w:t xml:space="preserve">Abbildung </w:t>
                            </w:r>
                            <w:r w:rsidR="006367CA">
                              <w:fldChar w:fldCharType="begin"/>
                            </w:r>
                            <w:r w:rsidR="006367CA">
                              <w:instrText xml:space="preserve"> SEQ Abbildung \* ARABIC </w:instrText>
                            </w:r>
                            <w:r w:rsidR="006367CA">
                              <w:fldChar w:fldCharType="separate"/>
                            </w:r>
                            <w:r>
                              <w:rPr>
                                <w:noProof/>
                              </w:rPr>
                              <w:t>2</w:t>
                            </w:r>
                            <w:r w:rsidR="006367CA">
                              <w:rPr>
                                <w:noProof/>
                              </w:rPr>
                              <w:fldChar w:fldCharType="end"/>
                            </w:r>
                            <w:r>
                              <w:t xml:space="preserve"> IOS Logo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22C67" id="Textfeld 48" o:spid="_x0000_s1027" type="#_x0000_t202" style="position:absolute;margin-left:315pt;margin-top:127.6pt;width:137.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FqGAIAAD8EAAAOAAAAZHJzL2Uyb0RvYy54bWysU8Fu2zAMvQ/YPwi6L06ytR2M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" stroked="f">
                <v:textbox style="mso-fit-shape-to-text:t" inset="0,0,0,0">
                  <w:txbxContent>
                    <w:p w14:paraId="4655774E" w14:textId="583E514D" w:rsidR="00F335CB" w:rsidRPr="000467AF" w:rsidRDefault="00F335CB" w:rsidP="00F335CB">
                      <w:pPr>
                        <w:pStyle w:val="Beschriftung"/>
                        <w:rPr>
                          <w:noProof/>
                        </w:rPr>
                      </w:pPr>
                      <w:bookmarkStart w:id="14" w:name="_Toc96639194"/>
                      <w:r>
                        <w:t xml:space="preserve">Abbildung </w:t>
                      </w:r>
                      <w:r w:rsidR="006367CA">
                        <w:fldChar w:fldCharType="begin"/>
                      </w:r>
                      <w:r w:rsidR="006367CA">
                        <w:instrText xml:space="preserve"> SEQ Abbildung \* ARABIC </w:instrText>
                      </w:r>
                      <w:r w:rsidR="006367CA">
                        <w:fldChar w:fldCharType="separate"/>
                      </w:r>
                      <w:r>
                        <w:rPr>
                          <w:noProof/>
                        </w:rPr>
                        <w:t>2</w:t>
                      </w:r>
                      <w:r w:rsidR="006367CA">
                        <w:rPr>
                          <w:noProof/>
                        </w:rPr>
                        <w:fldChar w:fldCharType="end"/>
                      </w:r>
                      <w:r>
                        <w:t xml:space="preserve"> IOS Logo</w:t>
                      </w:r>
                      <w:bookmarkEnd w:id="14"/>
                    </w:p>
                  </w:txbxContent>
                </v:textbox>
                <w10:wrap type="square"/>
              </v:shape>
            </w:pict>
          </mc:Fallback>
        </mc:AlternateContent>
      </w:r>
      <w:r>
        <w:rPr>
          <w:noProof/>
        </w:rPr>
        <w:drawing>
          <wp:anchor distT="0" distB="0" distL="114300" distR="114300" simplePos="0" relativeHeight="251660288" behindDoc="0" locked="0" layoutInCell="1" allowOverlap="1" wp14:anchorId="789CFD59" wp14:editId="01DC29F3">
            <wp:simplePos x="0" y="0"/>
            <wp:positionH relativeFrom="column">
              <wp:posOffset>4001068</wp:posOffset>
            </wp:positionH>
            <wp:positionV relativeFrom="paragraph">
              <wp:posOffset>-3760537</wp:posOffset>
            </wp:positionV>
            <wp:extent cx="1747520" cy="1747520"/>
            <wp:effectExtent l="0" t="0" r="5080" b="508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7520" cy="1747520"/>
                    </a:xfrm>
                    <a:prstGeom prst="rect">
                      <a:avLst/>
                    </a:prstGeom>
                    <a:noFill/>
                    <a:ln>
                      <a:noFill/>
                    </a:ln>
                  </pic:spPr>
                </pic:pic>
              </a:graphicData>
            </a:graphic>
          </wp:anchor>
        </w:drawing>
      </w:r>
      <w:r w:rsidR="009C0D63">
        <w:t xml:space="preserve">Das Betriebssystem IOS ist das zweitmeist verbreitete </w:t>
      </w:r>
      <w:r w:rsidR="00FF26C9">
        <w:t>Betriebssystem</w:t>
      </w:r>
      <w:r w:rsidR="009C0D63">
        <w:t xml:space="preserve"> in der Welt. </w:t>
      </w:r>
      <w:r w:rsidR="00FF26C9">
        <w:t xml:space="preserve">Der </w:t>
      </w:r>
      <w:r w:rsidR="009C0D63">
        <w:t xml:space="preserve">Marktanteil </w:t>
      </w:r>
      <w:r w:rsidR="00FF26C9">
        <w:t>des Betriebssystems beträgt</w:t>
      </w:r>
      <w:r w:rsidR="009C0D63">
        <w:t xml:space="preserve"> circa </w:t>
      </w:r>
      <w:r w:rsidR="00344BF3" w:rsidRPr="00344BF3">
        <w:t>2</w:t>
      </w:r>
      <w:r w:rsidR="00344BF3">
        <w:t>7</w:t>
      </w:r>
      <w:r w:rsidR="00344BF3" w:rsidRPr="00344BF3">
        <w:t>.</w:t>
      </w:r>
      <w:r w:rsidR="00344BF3">
        <w:t>2%</w:t>
      </w:r>
      <w:r w:rsidR="00DF3974">
        <w:t xml:space="preserve">. </w:t>
      </w:r>
      <w:r w:rsidR="00273892">
        <w:t>Anders als Android</w:t>
      </w:r>
      <w:r w:rsidR="00182F19">
        <w:t>,</w:t>
      </w:r>
      <w:r w:rsidR="00273892">
        <w:t xml:space="preserve"> welches auf ziemlich allen </w:t>
      </w:r>
      <w:r w:rsidR="00401869">
        <w:t>m</w:t>
      </w:r>
      <w:r w:rsidR="00273892">
        <w:t>obilen Endgeräten läuft</w:t>
      </w:r>
      <w:r w:rsidR="00182F19">
        <w:t>, funk</w:t>
      </w:r>
      <w:r w:rsidR="00401869">
        <w:t>tio</w:t>
      </w:r>
      <w:r w:rsidR="00182F19">
        <w:t xml:space="preserve">niert IOS grundsätzlich nur auf Apple </w:t>
      </w:r>
      <w:r w:rsidR="009A2742">
        <w:t>Geräten.</w:t>
      </w:r>
      <w:r w:rsidR="00B57010" w:rsidRPr="00B57010">
        <w:t xml:space="preserve"> </w:t>
      </w:r>
    </w:p>
    <w:p w14:paraId="17D7CAFC" w14:textId="4C17D1CA" w:rsidR="009A2742" w:rsidRDefault="009A2742" w:rsidP="006F2E2C">
      <w:r>
        <w:t>Vorteile:</w:t>
      </w:r>
    </w:p>
    <w:p w14:paraId="05BA66A0" w14:textId="168E1360" w:rsidR="009A2742" w:rsidRDefault="00D063FD" w:rsidP="009A2742">
      <w:pPr>
        <w:pStyle w:val="Listenabsatz"/>
        <w:numPr>
          <w:ilvl w:val="0"/>
          <w:numId w:val="12"/>
        </w:numPr>
      </w:pPr>
      <w:r>
        <w:t>Zugriff auf viele spezifische Funktionen</w:t>
      </w:r>
    </w:p>
    <w:p w14:paraId="30FB1843" w14:textId="66E3D16A" w:rsidR="00D063FD" w:rsidRDefault="00D063FD" w:rsidP="009A2742">
      <w:pPr>
        <w:pStyle w:val="Listenabsatz"/>
        <w:numPr>
          <w:ilvl w:val="0"/>
          <w:numId w:val="12"/>
        </w:numPr>
      </w:pPr>
      <w:r>
        <w:t>IOS-Ökosystem</w:t>
      </w:r>
    </w:p>
    <w:p w14:paraId="5078C19B" w14:textId="2DC3123D" w:rsidR="009A2742" w:rsidRDefault="009A2742" w:rsidP="006F2E2C">
      <w:r>
        <w:t>Nachteile:</w:t>
      </w:r>
    </w:p>
    <w:p w14:paraId="4D96D8E0" w14:textId="777F643E" w:rsidR="009A2742" w:rsidRDefault="00594853" w:rsidP="009A2742">
      <w:pPr>
        <w:pStyle w:val="Listenabsatz"/>
        <w:numPr>
          <w:ilvl w:val="0"/>
          <w:numId w:val="12"/>
        </w:numPr>
      </w:pPr>
      <w:r>
        <w:t xml:space="preserve">Entwicklung läuft nur über ein Apple Gerät und deren </w:t>
      </w:r>
      <w:r w:rsidR="00211DEA">
        <w:t>Programmiersprache Swift</w:t>
      </w:r>
    </w:p>
    <w:p w14:paraId="46AF47EB" w14:textId="4F62ADC5" w:rsidR="0082293F" w:rsidRPr="006F2E2C" w:rsidRDefault="004509C1" w:rsidP="0082293F">
      <w:pPr>
        <w:pStyle w:val="Listenabsatz"/>
        <w:numPr>
          <w:ilvl w:val="0"/>
          <w:numId w:val="12"/>
        </w:numPr>
      </w:pPr>
      <w:r>
        <w:t xml:space="preserve">Veröffentlichung nur nach </w:t>
      </w:r>
      <w:proofErr w:type="spellStart"/>
      <w:r>
        <w:t>Testing</w:t>
      </w:r>
      <w:proofErr w:type="spellEnd"/>
      <w:r>
        <w:t xml:space="preserve"> seitens Apple</w:t>
      </w:r>
    </w:p>
    <w:p w14:paraId="76048377" w14:textId="65C344AE" w:rsidR="00863399" w:rsidRDefault="00B64BD9" w:rsidP="00863399">
      <w:pPr>
        <w:pStyle w:val="berschrift3"/>
      </w:pPr>
      <w:bookmarkStart w:id="15" w:name="_Toc96639146"/>
      <w:r>
        <w:t>App-Typ</w:t>
      </w:r>
      <w:bookmarkEnd w:id="15"/>
    </w:p>
    <w:p w14:paraId="56DC1906" w14:textId="7A737B55" w:rsidR="00181F76" w:rsidRPr="00181F76" w:rsidRDefault="00F335CB" w:rsidP="00181F76">
      <w:r>
        <w:rPr>
          <w:noProof/>
        </w:rPr>
        <mc:AlternateContent>
          <mc:Choice Requires="wps">
            <w:drawing>
              <wp:anchor distT="0" distB="0" distL="114300" distR="114300" simplePos="0" relativeHeight="251713536" behindDoc="0" locked="0" layoutInCell="1" allowOverlap="1" wp14:anchorId="0F4AF59E" wp14:editId="51216360">
                <wp:simplePos x="0" y="0"/>
                <wp:positionH relativeFrom="column">
                  <wp:posOffset>4858385</wp:posOffset>
                </wp:positionH>
                <wp:positionV relativeFrom="paragraph">
                  <wp:posOffset>2665095</wp:posOffset>
                </wp:positionV>
                <wp:extent cx="983615" cy="635"/>
                <wp:effectExtent l="0" t="0" r="0" b="0"/>
                <wp:wrapSquare wrapText="bothSides"/>
                <wp:docPr id="49" name="Textfeld 49"/>
                <wp:cNvGraphicFramePr/>
                <a:graphic xmlns:a="http://schemas.openxmlformats.org/drawingml/2006/main">
                  <a:graphicData uri="http://schemas.microsoft.com/office/word/2010/wordprocessingShape">
                    <wps:wsp>
                      <wps:cNvSpPr txBox="1"/>
                      <wps:spPr>
                        <a:xfrm>
                          <a:off x="0" y="0"/>
                          <a:ext cx="983615" cy="635"/>
                        </a:xfrm>
                        <a:prstGeom prst="rect">
                          <a:avLst/>
                        </a:prstGeom>
                        <a:solidFill>
                          <a:prstClr val="white"/>
                        </a:solidFill>
                        <a:ln>
                          <a:noFill/>
                        </a:ln>
                      </wps:spPr>
                      <wps:txbx>
                        <w:txbxContent>
                          <w:p w14:paraId="679A9FB6" w14:textId="0875ECDD" w:rsidR="00F335CB" w:rsidRPr="00B01813" w:rsidRDefault="00F335CB" w:rsidP="00F335CB">
                            <w:pPr>
                              <w:pStyle w:val="Beschriftung"/>
                              <w:rPr>
                                <w:noProof/>
                              </w:rPr>
                            </w:pPr>
                            <w:bookmarkStart w:id="16" w:name="_Toc96639195"/>
                            <w:r>
                              <w:t xml:space="preserve">Abbildung </w:t>
                            </w:r>
                            <w:r w:rsidR="006367CA">
                              <w:fldChar w:fldCharType="begin"/>
                            </w:r>
                            <w:r w:rsidR="006367CA">
                              <w:instrText xml:space="preserve"> SEQ Abbildung \* ARABIC </w:instrText>
                            </w:r>
                            <w:r w:rsidR="006367CA">
                              <w:fldChar w:fldCharType="separate"/>
                            </w:r>
                            <w:r>
                              <w:rPr>
                                <w:noProof/>
                              </w:rPr>
                              <w:t>3</w:t>
                            </w:r>
                            <w:r w:rsidR="006367CA">
                              <w:rPr>
                                <w:noProof/>
                              </w:rPr>
                              <w:fldChar w:fldCharType="end"/>
                            </w:r>
                            <w:r>
                              <w:t xml:space="preserve"> Native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AF59E" id="Textfeld 49" o:spid="_x0000_s1028" type="#_x0000_t202" style="position:absolute;margin-left:382.55pt;margin-top:209.85pt;width:77.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0ZCGgIAAD4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" stroked="f">
                <v:textbox style="mso-fit-shape-to-text:t" inset="0,0,0,0">
                  <w:txbxContent>
                    <w:p w14:paraId="679A9FB6" w14:textId="0875ECDD" w:rsidR="00F335CB" w:rsidRPr="00B01813" w:rsidRDefault="00F335CB" w:rsidP="00F335CB">
                      <w:pPr>
                        <w:pStyle w:val="Beschriftung"/>
                        <w:rPr>
                          <w:noProof/>
                        </w:rPr>
                      </w:pPr>
                      <w:bookmarkStart w:id="17" w:name="_Toc96639195"/>
                      <w:r>
                        <w:t xml:space="preserve">Abbildung </w:t>
                      </w:r>
                      <w:r w:rsidR="006367CA">
                        <w:fldChar w:fldCharType="begin"/>
                      </w:r>
                      <w:r w:rsidR="006367CA">
                        <w:instrText xml:space="preserve"> SEQ Abbildung \* ARABIC </w:instrText>
                      </w:r>
                      <w:r w:rsidR="006367CA">
                        <w:fldChar w:fldCharType="separate"/>
                      </w:r>
                      <w:r>
                        <w:rPr>
                          <w:noProof/>
                        </w:rPr>
                        <w:t>3</w:t>
                      </w:r>
                      <w:r w:rsidR="006367CA">
                        <w:rPr>
                          <w:noProof/>
                        </w:rPr>
                        <w:fldChar w:fldCharType="end"/>
                      </w:r>
                      <w:r>
                        <w:t xml:space="preserve"> Native</w:t>
                      </w:r>
                      <w:bookmarkEnd w:id="17"/>
                    </w:p>
                  </w:txbxContent>
                </v:textbox>
                <w10:wrap type="square"/>
              </v:shape>
            </w:pict>
          </mc:Fallback>
        </mc:AlternateContent>
      </w:r>
      <w:r>
        <w:rPr>
          <w:noProof/>
        </w:rPr>
        <w:drawing>
          <wp:anchor distT="0" distB="0" distL="114300" distR="114300" simplePos="0" relativeHeight="251664384" behindDoc="0" locked="0" layoutInCell="1" allowOverlap="1" wp14:anchorId="6F6CD315" wp14:editId="2C484912">
            <wp:simplePos x="0" y="0"/>
            <wp:positionH relativeFrom="column">
              <wp:posOffset>4858987</wp:posOffset>
            </wp:positionH>
            <wp:positionV relativeFrom="paragraph">
              <wp:posOffset>357639</wp:posOffset>
            </wp:positionV>
            <wp:extent cx="983615" cy="2250440"/>
            <wp:effectExtent l="0" t="0" r="6985"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pic:cNvPicPr>
                  </pic:nvPicPr>
                  <pic:blipFill rotWithShape="1">
                    <a:blip r:embed="rId14">
                      <a:extLst>
                        <a:ext uri="{28A0092B-C50C-407E-A947-70E740481C1C}">
                          <a14:useLocalDpi xmlns:a14="http://schemas.microsoft.com/office/drawing/2010/main" val="0"/>
                        </a:ext>
                      </a:extLst>
                    </a:blip>
                    <a:srcRect l="7926" t="17782" r="73620" b="7147"/>
                    <a:stretch/>
                  </pic:blipFill>
                  <pic:spPr bwMode="auto">
                    <a:xfrm>
                      <a:off x="0" y="0"/>
                      <a:ext cx="983615" cy="2250440"/>
                    </a:xfrm>
                    <a:prstGeom prst="rect">
                      <a:avLst/>
                    </a:prstGeom>
                    <a:noFill/>
                    <a:ln>
                      <a:noFill/>
                    </a:ln>
                    <a:extLst>
                      <a:ext uri="{53640926-AAD7-44D8-BBD7-CCE9431645EC}">
                        <a14:shadowObscured xmlns:a14="http://schemas.microsoft.com/office/drawing/2010/main"/>
                      </a:ext>
                    </a:extLst>
                  </pic:spPr>
                </pic:pic>
              </a:graphicData>
            </a:graphic>
          </wp:anchor>
        </w:drawing>
      </w:r>
      <w:r w:rsidR="00181F76">
        <w:t xml:space="preserve">Es gibt </w:t>
      </w:r>
      <w:r w:rsidR="00401869">
        <w:t>drei</w:t>
      </w:r>
      <w:r w:rsidR="008C249E">
        <w:t xml:space="preserve"> Arten</w:t>
      </w:r>
      <w:r w:rsidR="00401869">
        <w:t>,</w:t>
      </w:r>
      <w:r w:rsidR="008C249E">
        <w:t xml:space="preserve"> wie man eine App </w:t>
      </w:r>
      <w:r w:rsidR="00401869">
        <w:t>e</w:t>
      </w:r>
      <w:r w:rsidR="008C249E">
        <w:t>ntwickeln kann.</w:t>
      </w:r>
      <w:r w:rsidR="00401869">
        <w:t xml:space="preserve"> Das folgende</w:t>
      </w:r>
      <w:r w:rsidR="008C249E">
        <w:t xml:space="preserve"> Kapitel behandelt alle Arten </w:t>
      </w:r>
      <w:r w:rsidR="00401869">
        <w:t xml:space="preserve">sowie </w:t>
      </w:r>
      <w:r w:rsidR="008C249E">
        <w:t>deren Vor- und Nachteile.</w:t>
      </w:r>
    </w:p>
    <w:p w14:paraId="408BCE26" w14:textId="6B7123FD" w:rsidR="0082293F" w:rsidRDefault="0082293F" w:rsidP="0082293F">
      <w:pPr>
        <w:pStyle w:val="berschrift4"/>
      </w:pPr>
      <w:r>
        <w:t>Nativ</w:t>
      </w:r>
      <w:r w:rsidR="00B57010">
        <w:t>e</w:t>
      </w:r>
    </w:p>
    <w:p w14:paraId="22B8741B" w14:textId="6F6B44F6" w:rsidR="00181F76" w:rsidRDefault="0021337B" w:rsidP="00181F76">
      <w:r>
        <w:t xml:space="preserve">Native Apps </w:t>
      </w:r>
      <w:r w:rsidR="003555E4">
        <w:t xml:space="preserve">werden spezifisch </w:t>
      </w:r>
      <w:r w:rsidR="005C35B5">
        <w:t>für ein Betriebssystem entwickelt</w:t>
      </w:r>
      <w:r w:rsidR="00C875B0">
        <w:t>. Für alle nativen Android Applikationen wäre die Sprache «Java»</w:t>
      </w:r>
      <w:r w:rsidR="00C13FA3">
        <w:t>, und für alle Apple</w:t>
      </w:r>
      <w:r w:rsidR="00401869">
        <w:t>-</w:t>
      </w:r>
      <w:r w:rsidR="00C13FA3">
        <w:t xml:space="preserve">nativen Applikationen </w:t>
      </w:r>
      <w:r w:rsidR="004A387A">
        <w:t xml:space="preserve">wäre es Swift und </w:t>
      </w:r>
      <w:proofErr w:type="spellStart"/>
      <w:r w:rsidR="004A387A">
        <w:t>SwiftUI</w:t>
      </w:r>
      <w:proofErr w:type="spellEnd"/>
      <w:r w:rsidR="004A387A">
        <w:t>.</w:t>
      </w:r>
      <w:r w:rsidR="00B57010" w:rsidRPr="00B57010">
        <w:rPr>
          <w:noProof/>
        </w:rPr>
        <w:t xml:space="preserve"> </w:t>
      </w:r>
    </w:p>
    <w:p w14:paraId="1C4BC398" w14:textId="542693FF" w:rsidR="004A387A" w:rsidRDefault="004A387A" w:rsidP="00181F76">
      <w:r>
        <w:t>Vorteile:</w:t>
      </w:r>
    </w:p>
    <w:p w14:paraId="3DEE5AB7" w14:textId="0999410B" w:rsidR="005D621F" w:rsidRDefault="00A81BAC" w:rsidP="005D621F">
      <w:pPr>
        <w:pStyle w:val="Listenabsatz"/>
        <w:numPr>
          <w:ilvl w:val="0"/>
          <w:numId w:val="13"/>
        </w:numPr>
      </w:pPr>
      <w:r>
        <w:t>Potenzial</w:t>
      </w:r>
      <w:r w:rsidR="009E269C">
        <w:t xml:space="preserve"> eines Gerätes </w:t>
      </w:r>
      <w:r w:rsidR="00401869">
        <w:t xml:space="preserve">vollständig </w:t>
      </w:r>
      <w:r w:rsidR="009E269C">
        <w:t>nutz</w:t>
      </w:r>
      <w:r w:rsidR="00401869">
        <w:t>bar</w:t>
      </w:r>
    </w:p>
    <w:p w14:paraId="76126B37" w14:textId="32A11A49" w:rsidR="000600DF" w:rsidRDefault="009E269C" w:rsidP="008961F0">
      <w:pPr>
        <w:pStyle w:val="Listenabsatz"/>
        <w:numPr>
          <w:ilvl w:val="0"/>
          <w:numId w:val="13"/>
        </w:numPr>
      </w:pPr>
      <w:r>
        <w:t>UI</w:t>
      </w:r>
      <w:r w:rsidR="0019388F">
        <w:t xml:space="preserve"> ist </w:t>
      </w:r>
      <w:r w:rsidR="00762B2F">
        <w:t xml:space="preserve">relativ </w:t>
      </w:r>
      <w:r w:rsidR="00DD6F50">
        <w:t>normalisiert</w:t>
      </w:r>
    </w:p>
    <w:p w14:paraId="09F606AD" w14:textId="63DD6035" w:rsidR="004A387A" w:rsidRDefault="004A387A" w:rsidP="00181F76">
      <w:r>
        <w:t>Nachteile:</w:t>
      </w:r>
    </w:p>
    <w:p w14:paraId="00D02353" w14:textId="6EF094C9" w:rsidR="005D621F" w:rsidRDefault="00401869" w:rsidP="005D621F">
      <w:pPr>
        <w:pStyle w:val="Listenabsatz"/>
        <w:numPr>
          <w:ilvl w:val="0"/>
          <w:numId w:val="13"/>
        </w:numPr>
      </w:pPr>
      <w:r>
        <w:t>f</w:t>
      </w:r>
      <w:r w:rsidR="005D621F">
        <w:t xml:space="preserve">alls </w:t>
      </w:r>
      <w:r>
        <w:t xml:space="preserve">die </w:t>
      </w:r>
      <w:r w:rsidR="005D621F">
        <w:t xml:space="preserve">App </w:t>
      </w:r>
      <w:r w:rsidR="00A34DA8">
        <w:t xml:space="preserve">auf anderen Plattformen verfügbar sein soll, muss diese von </w:t>
      </w:r>
      <w:r>
        <w:t>N</w:t>
      </w:r>
      <w:r w:rsidR="00A34DA8">
        <w:t xml:space="preserve">ull auf </w:t>
      </w:r>
      <w:r>
        <w:t>e</w:t>
      </w:r>
      <w:r w:rsidR="00A34DA8">
        <w:t>ntwickelt werden</w:t>
      </w:r>
      <w:r>
        <w:t>.</w:t>
      </w:r>
    </w:p>
    <w:p w14:paraId="46970250" w14:textId="65D453EB" w:rsidR="00B57010" w:rsidRPr="00181F76" w:rsidRDefault="00B57010" w:rsidP="00B57010">
      <w:pPr>
        <w:pStyle w:val="Listenabsatz"/>
      </w:pPr>
    </w:p>
    <w:p w14:paraId="65A87E40" w14:textId="6BA368F1" w:rsidR="00181F76" w:rsidRDefault="0082293F" w:rsidP="00181F76">
      <w:pPr>
        <w:pStyle w:val="berschrift4"/>
      </w:pPr>
      <w:r>
        <w:t>Hybrid</w:t>
      </w:r>
    </w:p>
    <w:p w14:paraId="74DE02E9" w14:textId="5EBC4DA4" w:rsidR="0054635A" w:rsidRDefault="00F335CB" w:rsidP="0054635A">
      <w:r>
        <w:rPr>
          <w:noProof/>
        </w:rPr>
        <mc:AlternateContent>
          <mc:Choice Requires="wps">
            <w:drawing>
              <wp:anchor distT="0" distB="0" distL="114300" distR="114300" simplePos="0" relativeHeight="251715584" behindDoc="0" locked="0" layoutInCell="1" allowOverlap="1" wp14:anchorId="7A8D21F5" wp14:editId="6A3FB2B3">
                <wp:simplePos x="0" y="0"/>
                <wp:positionH relativeFrom="column">
                  <wp:posOffset>4826000</wp:posOffset>
                </wp:positionH>
                <wp:positionV relativeFrom="paragraph">
                  <wp:posOffset>2264410</wp:posOffset>
                </wp:positionV>
                <wp:extent cx="934720" cy="635"/>
                <wp:effectExtent l="0" t="0" r="0" b="0"/>
                <wp:wrapSquare wrapText="bothSides"/>
                <wp:docPr id="51" name="Textfeld 51"/>
                <wp:cNvGraphicFramePr/>
                <a:graphic xmlns:a="http://schemas.openxmlformats.org/drawingml/2006/main">
                  <a:graphicData uri="http://schemas.microsoft.com/office/word/2010/wordprocessingShape">
                    <wps:wsp>
                      <wps:cNvSpPr txBox="1"/>
                      <wps:spPr>
                        <a:xfrm>
                          <a:off x="0" y="0"/>
                          <a:ext cx="934720" cy="635"/>
                        </a:xfrm>
                        <a:prstGeom prst="rect">
                          <a:avLst/>
                        </a:prstGeom>
                        <a:solidFill>
                          <a:prstClr val="white"/>
                        </a:solidFill>
                        <a:ln>
                          <a:noFill/>
                        </a:ln>
                      </wps:spPr>
                      <wps:txbx>
                        <w:txbxContent>
                          <w:p w14:paraId="7B3F874D" w14:textId="4717C365" w:rsidR="00F335CB" w:rsidRPr="00823B91" w:rsidRDefault="00F335CB" w:rsidP="00F335CB">
                            <w:pPr>
                              <w:pStyle w:val="Beschriftung"/>
                              <w:rPr>
                                <w:noProof/>
                              </w:rPr>
                            </w:pPr>
                            <w:bookmarkStart w:id="18" w:name="_Toc96639196"/>
                            <w:r>
                              <w:t xml:space="preserve">Abbildung </w:t>
                            </w:r>
                            <w:r w:rsidR="006367CA">
                              <w:fldChar w:fldCharType="begin"/>
                            </w:r>
                            <w:r w:rsidR="006367CA">
                              <w:instrText xml:space="preserve"> SEQ Abbildung \* ARABIC </w:instrText>
                            </w:r>
                            <w:r w:rsidR="006367CA">
                              <w:fldChar w:fldCharType="separate"/>
                            </w:r>
                            <w:r>
                              <w:rPr>
                                <w:noProof/>
                              </w:rPr>
                              <w:t>4</w:t>
                            </w:r>
                            <w:r w:rsidR="006367CA">
                              <w:rPr>
                                <w:noProof/>
                              </w:rPr>
                              <w:fldChar w:fldCharType="end"/>
                            </w:r>
                            <w:r>
                              <w:t xml:space="preserve"> Webapp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D21F5" id="Textfeld 51" o:spid="_x0000_s1029" type="#_x0000_t202" style="position:absolute;margin-left:380pt;margin-top:178.3pt;width:7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SlGgIAAD4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" stroked="f">
                <v:textbox style="mso-fit-shape-to-text:t" inset="0,0,0,0">
                  <w:txbxContent>
                    <w:p w14:paraId="7B3F874D" w14:textId="4717C365" w:rsidR="00F335CB" w:rsidRPr="00823B91" w:rsidRDefault="00F335CB" w:rsidP="00F335CB">
                      <w:pPr>
                        <w:pStyle w:val="Beschriftung"/>
                        <w:rPr>
                          <w:noProof/>
                        </w:rPr>
                      </w:pPr>
                      <w:bookmarkStart w:id="19" w:name="_Toc96639196"/>
                      <w:r>
                        <w:t xml:space="preserve">Abbildung </w:t>
                      </w:r>
                      <w:r w:rsidR="006367CA">
                        <w:fldChar w:fldCharType="begin"/>
                      </w:r>
                      <w:r w:rsidR="006367CA">
                        <w:instrText xml:space="preserve"> SEQ Abbildung \* ARABIC </w:instrText>
                      </w:r>
                      <w:r w:rsidR="006367CA">
                        <w:fldChar w:fldCharType="separate"/>
                      </w:r>
                      <w:r>
                        <w:rPr>
                          <w:noProof/>
                        </w:rPr>
                        <w:t>4</w:t>
                      </w:r>
                      <w:r w:rsidR="006367CA">
                        <w:rPr>
                          <w:noProof/>
                        </w:rPr>
                        <w:fldChar w:fldCharType="end"/>
                      </w:r>
                      <w:r>
                        <w:t xml:space="preserve"> Webapp</w:t>
                      </w:r>
                      <w:bookmarkEnd w:id="19"/>
                    </w:p>
                  </w:txbxContent>
                </v:textbox>
                <w10:wrap type="square"/>
              </v:shape>
            </w:pict>
          </mc:Fallback>
        </mc:AlternateContent>
      </w:r>
      <w:r>
        <w:rPr>
          <w:noProof/>
        </w:rPr>
        <w:drawing>
          <wp:anchor distT="0" distB="0" distL="114300" distR="114300" simplePos="0" relativeHeight="251668480" behindDoc="0" locked="0" layoutInCell="1" allowOverlap="1" wp14:anchorId="739B5D33" wp14:editId="0569AE9B">
            <wp:simplePos x="0" y="0"/>
            <wp:positionH relativeFrom="margin">
              <wp:align>right</wp:align>
            </wp:positionH>
            <wp:positionV relativeFrom="paragraph">
              <wp:posOffset>11430</wp:posOffset>
            </wp:positionV>
            <wp:extent cx="934720" cy="2195830"/>
            <wp:effectExtent l="0" t="0" r="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pic:cNvPicPr>
                  </pic:nvPicPr>
                  <pic:blipFill rotWithShape="1">
                    <a:blip r:embed="rId14">
                      <a:extLst>
                        <a:ext uri="{28A0092B-C50C-407E-A947-70E740481C1C}">
                          <a14:useLocalDpi xmlns:a14="http://schemas.microsoft.com/office/drawing/2010/main" val="0"/>
                        </a:ext>
                      </a:extLst>
                    </a:blip>
                    <a:srcRect l="41818" t="18244" r="40649" b="8548"/>
                    <a:stretch/>
                  </pic:blipFill>
                  <pic:spPr bwMode="auto">
                    <a:xfrm>
                      <a:off x="0" y="0"/>
                      <a:ext cx="934720" cy="2195830"/>
                    </a:xfrm>
                    <a:prstGeom prst="rect">
                      <a:avLst/>
                    </a:prstGeom>
                    <a:noFill/>
                    <a:ln>
                      <a:noFill/>
                    </a:ln>
                    <a:extLst>
                      <a:ext uri="{53640926-AAD7-44D8-BBD7-CCE9431645EC}">
                        <a14:shadowObscured xmlns:a14="http://schemas.microsoft.com/office/drawing/2010/main"/>
                      </a:ext>
                    </a:extLst>
                  </pic:spPr>
                </pic:pic>
              </a:graphicData>
            </a:graphic>
          </wp:anchor>
        </w:drawing>
      </w:r>
      <w:r w:rsidR="0054635A">
        <w:t>Bei einer Hybrid</w:t>
      </w:r>
      <w:r w:rsidR="00401869">
        <w:t>-A</w:t>
      </w:r>
      <w:r w:rsidR="0054635A">
        <w:t xml:space="preserve">pp wird mit </w:t>
      </w:r>
      <w:r w:rsidR="007010BC">
        <w:t xml:space="preserve">bewährten </w:t>
      </w:r>
      <w:r w:rsidR="008717FD">
        <w:t xml:space="preserve">Webtechnologien entwickelt und anschliessend durch einen </w:t>
      </w:r>
      <w:proofErr w:type="spellStart"/>
      <w:r w:rsidR="008717FD">
        <w:t>Webviewcontainer</w:t>
      </w:r>
      <w:proofErr w:type="spellEnd"/>
      <w:r w:rsidR="008717FD">
        <w:t xml:space="preserve"> in eine </w:t>
      </w:r>
      <w:r w:rsidR="001E252B">
        <w:t xml:space="preserve">native App gepackt. </w:t>
      </w:r>
    </w:p>
    <w:p w14:paraId="4B59427A" w14:textId="42080358" w:rsidR="001E252B" w:rsidRDefault="001E252B" w:rsidP="0054635A">
      <w:r>
        <w:t>Vorteile:</w:t>
      </w:r>
    </w:p>
    <w:p w14:paraId="2385C482" w14:textId="0FF04BA8" w:rsidR="001E252B" w:rsidRDefault="00305C25" w:rsidP="001E252B">
      <w:pPr>
        <w:pStyle w:val="Listenabsatz"/>
        <w:numPr>
          <w:ilvl w:val="0"/>
          <w:numId w:val="13"/>
        </w:numPr>
      </w:pPr>
      <w:r>
        <w:t>Cross</w:t>
      </w:r>
      <w:r w:rsidR="00401869">
        <w:t>-</w:t>
      </w:r>
      <w:proofErr w:type="spellStart"/>
      <w:r w:rsidR="00401869">
        <w:t>platform</w:t>
      </w:r>
      <w:proofErr w:type="spellEnd"/>
      <w:r w:rsidR="00401869">
        <w:t>-</w:t>
      </w:r>
      <w:r>
        <w:t>tauglich</w:t>
      </w:r>
    </w:p>
    <w:p w14:paraId="0A66CEFF" w14:textId="7898E7D3" w:rsidR="00305C25" w:rsidRDefault="00401869" w:rsidP="001E252B">
      <w:pPr>
        <w:pStyle w:val="Listenabsatz"/>
        <w:numPr>
          <w:ilvl w:val="0"/>
          <w:numId w:val="13"/>
        </w:numPr>
      </w:pPr>
      <w:r>
        <w:t>v</w:t>
      </w:r>
      <w:r w:rsidR="00797FA1">
        <w:t>ielseitig</w:t>
      </w:r>
    </w:p>
    <w:p w14:paraId="2F1E8CDE" w14:textId="5ADC88B9" w:rsidR="00797FA1" w:rsidRDefault="00401869" w:rsidP="001E252B">
      <w:pPr>
        <w:pStyle w:val="Listenabsatz"/>
        <w:numPr>
          <w:ilvl w:val="0"/>
          <w:numId w:val="13"/>
        </w:numPr>
      </w:pPr>
      <w:r>
        <w:t>g</w:t>
      </w:r>
      <w:r w:rsidR="00797FA1">
        <w:t xml:space="preserve">ünstiger als Entwicklung </w:t>
      </w:r>
      <w:r w:rsidR="00FC39C3">
        <w:t xml:space="preserve">von mehreren </w:t>
      </w:r>
      <w:r>
        <w:t>n</w:t>
      </w:r>
      <w:r w:rsidR="00FC39C3">
        <w:t>ativen Apps</w:t>
      </w:r>
    </w:p>
    <w:p w14:paraId="1DCCCF3F" w14:textId="31A1415A" w:rsidR="001E252B" w:rsidRDefault="001E252B" w:rsidP="0054635A">
      <w:r>
        <w:t xml:space="preserve">Nachteile: </w:t>
      </w:r>
    </w:p>
    <w:p w14:paraId="047153C5" w14:textId="1D8EB426" w:rsidR="00A274EC" w:rsidRDefault="00401869" w:rsidP="00254EAE">
      <w:pPr>
        <w:pStyle w:val="Listenabsatz"/>
        <w:numPr>
          <w:ilvl w:val="0"/>
          <w:numId w:val="14"/>
        </w:numPr>
      </w:pPr>
      <w:r>
        <w:t>k</w:t>
      </w:r>
      <w:r w:rsidR="00305C25">
        <w:t xml:space="preserve">ann nicht volles </w:t>
      </w:r>
      <w:r w:rsidR="00A81BAC">
        <w:t>Potenzial</w:t>
      </w:r>
      <w:r w:rsidR="00305C25">
        <w:t xml:space="preserve"> der Hardware ausschöpfen</w:t>
      </w:r>
    </w:p>
    <w:p w14:paraId="19C55FB5" w14:textId="0EC51427" w:rsidR="00305C25" w:rsidRPr="0054635A" w:rsidRDefault="00A274EC" w:rsidP="00A274EC">
      <w:r>
        <w:br w:type="page"/>
      </w:r>
    </w:p>
    <w:p w14:paraId="1F02DFCE" w14:textId="5D58CDCD" w:rsidR="00181F76" w:rsidRDefault="00181F76" w:rsidP="00181F76">
      <w:pPr>
        <w:pStyle w:val="berschrift4"/>
      </w:pPr>
      <w:proofErr w:type="spellStart"/>
      <w:r>
        <w:lastRenderedPageBreak/>
        <w:t>Crossplatform</w:t>
      </w:r>
      <w:proofErr w:type="spellEnd"/>
    </w:p>
    <w:p w14:paraId="7F681DDC" w14:textId="36E7F30D" w:rsidR="00181F76" w:rsidRDefault="00F335CB" w:rsidP="00181F76">
      <w:r>
        <w:rPr>
          <w:noProof/>
        </w:rPr>
        <mc:AlternateContent>
          <mc:Choice Requires="wps">
            <w:drawing>
              <wp:anchor distT="0" distB="0" distL="114300" distR="114300" simplePos="0" relativeHeight="251717632" behindDoc="0" locked="0" layoutInCell="1" allowOverlap="1" wp14:anchorId="3DBA38DE" wp14:editId="33108B90">
                <wp:simplePos x="0" y="0"/>
                <wp:positionH relativeFrom="column">
                  <wp:posOffset>4632960</wp:posOffset>
                </wp:positionH>
                <wp:positionV relativeFrom="paragraph">
                  <wp:posOffset>2289175</wp:posOffset>
                </wp:positionV>
                <wp:extent cx="1128395" cy="635"/>
                <wp:effectExtent l="0" t="0" r="0" b="0"/>
                <wp:wrapSquare wrapText="bothSides"/>
                <wp:docPr id="52" name="Textfeld 52"/>
                <wp:cNvGraphicFramePr/>
                <a:graphic xmlns:a="http://schemas.openxmlformats.org/drawingml/2006/main">
                  <a:graphicData uri="http://schemas.microsoft.com/office/word/2010/wordprocessingShape">
                    <wps:wsp>
                      <wps:cNvSpPr txBox="1"/>
                      <wps:spPr>
                        <a:xfrm>
                          <a:off x="0" y="0"/>
                          <a:ext cx="1128395" cy="635"/>
                        </a:xfrm>
                        <a:prstGeom prst="rect">
                          <a:avLst/>
                        </a:prstGeom>
                        <a:solidFill>
                          <a:prstClr val="white"/>
                        </a:solidFill>
                        <a:ln>
                          <a:noFill/>
                        </a:ln>
                      </wps:spPr>
                      <wps:txbx>
                        <w:txbxContent>
                          <w:p w14:paraId="114B3339" w14:textId="5B37EEEA" w:rsidR="00F335CB" w:rsidRPr="00397E19" w:rsidRDefault="00F335CB" w:rsidP="00F335CB">
                            <w:pPr>
                              <w:pStyle w:val="Beschriftung"/>
                              <w:rPr>
                                <w:noProof/>
                              </w:rPr>
                            </w:pPr>
                            <w:bookmarkStart w:id="20" w:name="_Toc96639197"/>
                            <w:r>
                              <w:t xml:space="preserve">Abbildung </w:t>
                            </w:r>
                            <w:r w:rsidR="006367CA">
                              <w:fldChar w:fldCharType="begin"/>
                            </w:r>
                            <w:r w:rsidR="006367CA">
                              <w:instrText xml:space="preserve"> SEQ Abbildung \* ARABIC </w:instrText>
                            </w:r>
                            <w:r w:rsidR="006367CA">
                              <w:fldChar w:fldCharType="separate"/>
                            </w:r>
                            <w:r>
                              <w:rPr>
                                <w:noProof/>
                              </w:rPr>
                              <w:t>5</w:t>
                            </w:r>
                            <w:r w:rsidR="006367CA">
                              <w:rPr>
                                <w:noProof/>
                              </w:rPr>
                              <w:fldChar w:fldCharType="end"/>
                            </w:r>
                            <w:r>
                              <w:t xml:space="preserve"> Hybrid</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A38DE" id="Textfeld 52" o:spid="_x0000_s1030" type="#_x0000_t202" style="position:absolute;margin-left:364.8pt;margin-top:180.25pt;width:88.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3YJGgIAAD8EAAAOAAAAZHJzL2Uyb0RvYy54bWysU8Fu2zAMvQ/YPwi6L07Stei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" stroked="f">
                <v:textbox style="mso-fit-shape-to-text:t" inset="0,0,0,0">
                  <w:txbxContent>
                    <w:p w14:paraId="114B3339" w14:textId="5B37EEEA" w:rsidR="00F335CB" w:rsidRPr="00397E19" w:rsidRDefault="00F335CB" w:rsidP="00F335CB">
                      <w:pPr>
                        <w:pStyle w:val="Beschriftung"/>
                        <w:rPr>
                          <w:noProof/>
                        </w:rPr>
                      </w:pPr>
                      <w:bookmarkStart w:id="21" w:name="_Toc96639197"/>
                      <w:r>
                        <w:t xml:space="preserve">Abbildung </w:t>
                      </w:r>
                      <w:r w:rsidR="006367CA">
                        <w:fldChar w:fldCharType="begin"/>
                      </w:r>
                      <w:r w:rsidR="006367CA">
                        <w:instrText xml:space="preserve"> SEQ Abbildung \* ARABIC </w:instrText>
                      </w:r>
                      <w:r w:rsidR="006367CA">
                        <w:fldChar w:fldCharType="separate"/>
                      </w:r>
                      <w:r>
                        <w:rPr>
                          <w:noProof/>
                        </w:rPr>
                        <w:t>5</w:t>
                      </w:r>
                      <w:r w:rsidR="006367CA">
                        <w:rPr>
                          <w:noProof/>
                        </w:rPr>
                        <w:fldChar w:fldCharType="end"/>
                      </w:r>
                      <w:r>
                        <w:t xml:space="preserve"> Hybrid</w:t>
                      </w:r>
                      <w:bookmarkEnd w:id="21"/>
                    </w:p>
                  </w:txbxContent>
                </v:textbox>
                <w10:wrap type="square"/>
              </v:shape>
            </w:pict>
          </mc:Fallback>
        </mc:AlternateContent>
      </w:r>
      <w:r>
        <w:rPr>
          <w:noProof/>
        </w:rPr>
        <w:drawing>
          <wp:anchor distT="0" distB="0" distL="114300" distR="114300" simplePos="0" relativeHeight="251672576" behindDoc="0" locked="0" layoutInCell="1" allowOverlap="1" wp14:anchorId="6B8DA7EF" wp14:editId="1FF1D645">
            <wp:simplePos x="0" y="0"/>
            <wp:positionH relativeFrom="column">
              <wp:posOffset>4632988</wp:posOffset>
            </wp:positionH>
            <wp:positionV relativeFrom="paragraph">
              <wp:posOffset>9359</wp:posOffset>
            </wp:positionV>
            <wp:extent cx="1128395" cy="2223135"/>
            <wp:effectExtent l="0" t="0" r="0" b="5715"/>
            <wp:wrapSquare wrapText="bothSides"/>
            <wp:docPr id="3"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1"/>
                    <pic:cNvPicPr>
                      <a:picLocks noChangeAspect="1"/>
                    </pic:cNvPicPr>
                  </pic:nvPicPr>
                  <pic:blipFill rotWithShape="1">
                    <a:blip r:embed="rId14">
                      <a:extLst>
                        <a:ext uri="{28A0092B-C50C-407E-A947-70E740481C1C}">
                          <a14:useLocalDpi xmlns:a14="http://schemas.microsoft.com/office/drawing/2010/main" val="0"/>
                        </a:ext>
                      </a:extLst>
                    </a:blip>
                    <a:srcRect l="73766" t="17782" r="5061" b="8074"/>
                    <a:stretch/>
                  </pic:blipFill>
                  <pic:spPr bwMode="auto">
                    <a:xfrm>
                      <a:off x="0" y="0"/>
                      <a:ext cx="1128395" cy="2223135"/>
                    </a:xfrm>
                    <a:prstGeom prst="rect">
                      <a:avLst/>
                    </a:prstGeom>
                    <a:noFill/>
                    <a:ln>
                      <a:noFill/>
                    </a:ln>
                    <a:extLst>
                      <a:ext uri="{53640926-AAD7-44D8-BBD7-CCE9431645EC}">
                        <a14:shadowObscured xmlns:a14="http://schemas.microsoft.com/office/drawing/2010/main"/>
                      </a:ext>
                    </a:extLst>
                  </pic:spPr>
                </pic:pic>
              </a:graphicData>
            </a:graphic>
          </wp:anchor>
        </w:drawing>
      </w:r>
      <w:r w:rsidR="00F8210C">
        <w:t xml:space="preserve">Eine </w:t>
      </w:r>
      <w:proofErr w:type="spellStart"/>
      <w:r w:rsidR="00F8210C">
        <w:t>C</w:t>
      </w:r>
      <w:r w:rsidR="005944B0">
        <w:t>ro</w:t>
      </w:r>
      <w:r w:rsidR="00F8210C">
        <w:t>ssplatform</w:t>
      </w:r>
      <w:proofErr w:type="spellEnd"/>
      <w:r w:rsidR="006D4939">
        <w:t>-</w:t>
      </w:r>
      <w:r w:rsidR="00F8210C">
        <w:t xml:space="preserve">App wird mit nicht </w:t>
      </w:r>
      <w:r w:rsidR="006D4939">
        <w:t>für ein</w:t>
      </w:r>
      <w:r>
        <w:t xml:space="preserve"> </w:t>
      </w:r>
      <w:r w:rsidR="006D4939">
        <w:t>p</w:t>
      </w:r>
      <w:r>
        <w:t>lattform</w:t>
      </w:r>
      <w:r w:rsidR="006D4939">
        <w:t>-</w:t>
      </w:r>
      <w:r w:rsidR="005944B0">
        <w:t>spezifische</w:t>
      </w:r>
      <w:r w:rsidR="006D4939">
        <w:t>s</w:t>
      </w:r>
      <w:r w:rsidR="005944B0">
        <w:t xml:space="preserve"> Betriebssystem entwickelt. Schlussendlich wird die App dann auf die spezifischen Betriebssysteme portiert.</w:t>
      </w:r>
    </w:p>
    <w:p w14:paraId="0EC2C1E3" w14:textId="470FCACE" w:rsidR="005944B0" w:rsidRDefault="005944B0" w:rsidP="00181F76">
      <w:r>
        <w:t>Vorteile:</w:t>
      </w:r>
    </w:p>
    <w:p w14:paraId="2FC87715" w14:textId="48A164D9" w:rsidR="005944B0" w:rsidRDefault="006D4939" w:rsidP="005944B0">
      <w:pPr>
        <w:pStyle w:val="Listenabsatz"/>
        <w:numPr>
          <w:ilvl w:val="0"/>
          <w:numId w:val="14"/>
        </w:numPr>
      </w:pPr>
      <w:r>
        <w:t>w</w:t>
      </w:r>
      <w:r w:rsidR="00962A57">
        <w:t>eniger Arbeit als</w:t>
      </w:r>
      <w:r w:rsidR="003E26A1">
        <w:t xml:space="preserve"> Entwicklung für Plattformen separat</w:t>
      </w:r>
    </w:p>
    <w:p w14:paraId="6B46DFB5" w14:textId="72A6A27C" w:rsidR="003E26A1" w:rsidRDefault="003E26A1" w:rsidP="005944B0">
      <w:pPr>
        <w:pStyle w:val="Listenabsatz"/>
        <w:numPr>
          <w:ilvl w:val="0"/>
          <w:numId w:val="14"/>
        </w:numPr>
      </w:pPr>
      <w:r>
        <w:t xml:space="preserve">Frameworks </w:t>
      </w:r>
      <w:r w:rsidR="00970174">
        <w:t>können durch Plugins auch native Funktionen bieten</w:t>
      </w:r>
    </w:p>
    <w:p w14:paraId="05F43E3D" w14:textId="06DF8B50" w:rsidR="005944B0" w:rsidRDefault="005944B0" w:rsidP="00181F76">
      <w:r>
        <w:t>Nachteile:</w:t>
      </w:r>
    </w:p>
    <w:p w14:paraId="48F01FF4" w14:textId="33FB3984" w:rsidR="00695D17" w:rsidRDefault="00695D17" w:rsidP="00695D17">
      <w:pPr>
        <w:pStyle w:val="Listenabsatz"/>
        <w:numPr>
          <w:ilvl w:val="0"/>
          <w:numId w:val="14"/>
        </w:numPr>
      </w:pPr>
      <w:r>
        <w:t xml:space="preserve">Funktionen </w:t>
      </w:r>
      <w:r w:rsidR="00597490">
        <w:t>können auf sich warten lassen</w:t>
      </w:r>
    </w:p>
    <w:p w14:paraId="027CAEA8" w14:textId="5CA95D11" w:rsidR="00597490" w:rsidRDefault="006D4939" w:rsidP="00597490">
      <w:pPr>
        <w:pStyle w:val="Listenabsatz"/>
        <w:numPr>
          <w:ilvl w:val="0"/>
          <w:numId w:val="14"/>
        </w:numPr>
      </w:pPr>
      <w:r>
        <w:t>f</w:t>
      </w:r>
      <w:r w:rsidR="00597490">
        <w:t>orderndes Entwickeln</w:t>
      </w:r>
    </w:p>
    <w:p w14:paraId="598CCA44" w14:textId="0B8A79B1" w:rsidR="00A835F0" w:rsidRDefault="006D4939" w:rsidP="00A81BAC">
      <w:pPr>
        <w:pStyle w:val="Listenabsatz"/>
        <w:numPr>
          <w:ilvl w:val="0"/>
          <w:numId w:val="14"/>
        </w:numPr>
      </w:pPr>
      <w:r>
        <w:t>k</w:t>
      </w:r>
      <w:r w:rsidR="00597490">
        <w:t>ein Zugriff a</w:t>
      </w:r>
      <w:r w:rsidR="00962A57">
        <w:t>uf vereinzelte native Funktionen</w:t>
      </w:r>
      <w:bookmarkEnd w:id="8"/>
    </w:p>
    <w:p w14:paraId="48327616" w14:textId="685E2076" w:rsidR="00406C4E" w:rsidRDefault="00A306E7" w:rsidP="00A306E7">
      <w:pPr>
        <w:pStyle w:val="berschrift2"/>
      </w:pPr>
      <w:bookmarkStart w:id="22" w:name="_Toc96639147"/>
      <w:r>
        <w:t>Funktionen</w:t>
      </w:r>
      <w:bookmarkEnd w:id="22"/>
    </w:p>
    <w:p w14:paraId="1A1888C7" w14:textId="590C99CD" w:rsidR="00A306E7" w:rsidRDefault="00EF28F0" w:rsidP="00EF28F0">
      <w:pPr>
        <w:pStyle w:val="berschrift3"/>
      </w:pPr>
      <w:bookmarkStart w:id="23" w:name="_Toc96639148"/>
      <w:r>
        <w:t>Datenbank</w:t>
      </w:r>
      <w:bookmarkEnd w:id="23"/>
    </w:p>
    <w:p w14:paraId="7106DFC4" w14:textId="56F35F4E" w:rsidR="00B37489" w:rsidRDefault="00ED5FDC" w:rsidP="00ED5FDC">
      <w:r>
        <w:t xml:space="preserve">Damit </w:t>
      </w:r>
      <w:r w:rsidR="00730B98">
        <w:t>der User überhaupt die ganzen Daten speichern kann, ist eine Datenbank von</w:t>
      </w:r>
      <w:r w:rsidR="006D4939">
        <w:t>n</w:t>
      </w:r>
      <w:r w:rsidR="00B37489">
        <w:t>öten.</w:t>
      </w:r>
    </w:p>
    <w:p w14:paraId="20548863" w14:textId="2668DD7E" w:rsidR="00C64F3A" w:rsidRDefault="00052B41" w:rsidP="00C64F3A">
      <w:pPr>
        <w:pStyle w:val="berschrift4"/>
      </w:pPr>
      <w:proofErr w:type="spellStart"/>
      <w:r>
        <w:t>Firebase</w:t>
      </w:r>
      <w:proofErr w:type="spellEnd"/>
    </w:p>
    <w:p w14:paraId="2F100318" w14:textId="4A899220" w:rsidR="007D2F8A" w:rsidRPr="00C64F3A" w:rsidRDefault="00F335CB" w:rsidP="00C64F3A">
      <w:r>
        <w:rPr>
          <w:noProof/>
        </w:rPr>
        <mc:AlternateContent>
          <mc:Choice Requires="wps">
            <w:drawing>
              <wp:anchor distT="0" distB="0" distL="114300" distR="114300" simplePos="0" relativeHeight="251721728" behindDoc="0" locked="0" layoutInCell="1" allowOverlap="1" wp14:anchorId="5B597F39" wp14:editId="5817E766">
                <wp:simplePos x="0" y="0"/>
                <wp:positionH relativeFrom="column">
                  <wp:posOffset>2764155</wp:posOffset>
                </wp:positionH>
                <wp:positionV relativeFrom="paragraph">
                  <wp:posOffset>909320</wp:posOffset>
                </wp:positionV>
                <wp:extent cx="2994660" cy="635"/>
                <wp:effectExtent l="0" t="0" r="0" b="0"/>
                <wp:wrapSquare wrapText="bothSides"/>
                <wp:docPr id="55" name="Textfeld 55"/>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10832B07" w14:textId="37C09E2E" w:rsidR="00F335CB" w:rsidRPr="004C1882" w:rsidRDefault="00F335CB" w:rsidP="00F335CB">
                            <w:pPr>
                              <w:pStyle w:val="Beschriftung"/>
                              <w:rPr>
                                <w:noProof/>
                              </w:rPr>
                            </w:pPr>
                            <w:bookmarkStart w:id="24" w:name="_Toc96639198"/>
                            <w:r>
                              <w:t xml:space="preserve">Abbildung </w:t>
                            </w:r>
                            <w:r w:rsidR="006367CA">
                              <w:fldChar w:fldCharType="begin"/>
                            </w:r>
                            <w:r w:rsidR="006367CA">
                              <w:instrText xml:space="preserve"> SEQ Abbildung \* ARABIC </w:instrText>
                            </w:r>
                            <w:r w:rsidR="006367CA">
                              <w:fldChar w:fldCharType="separate"/>
                            </w:r>
                            <w:r>
                              <w:rPr>
                                <w:noProof/>
                              </w:rPr>
                              <w:t>6</w:t>
                            </w:r>
                            <w:r w:rsidR="006367CA">
                              <w:rPr>
                                <w:noProof/>
                              </w:rPr>
                              <w:fldChar w:fldCharType="end"/>
                            </w:r>
                            <w:r>
                              <w:t xml:space="preserve"> </w:t>
                            </w:r>
                            <w:proofErr w:type="spellStart"/>
                            <w:r>
                              <w:t>Firebase</w:t>
                            </w:r>
                            <w:proofErr w:type="spellEnd"/>
                            <w:r>
                              <w:t xml:space="preserve"> Logo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97F39" id="Textfeld 55" o:spid="_x0000_s1031" type="#_x0000_t202" style="position:absolute;margin-left:217.65pt;margin-top:71.6pt;width:235.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8HfGQIAAD8EAAAOAAAAZHJzL2Uyb0RvYy54bWysU8Fu2zAMvQ/YPwi6L06yLViN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N+c/NhsaCQpNji/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" stroked="f">
                <v:textbox style="mso-fit-shape-to-text:t" inset="0,0,0,0">
                  <w:txbxContent>
                    <w:p w14:paraId="10832B07" w14:textId="37C09E2E" w:rsidR="00F335CB" w:rsidRPr="004C1882" w:rsidRDefault="00F335CB" w:rsidP="00F335CB">
                      <w:pPr>
                        <w:pStyle w:val="Beschriftung"/>
                        <w:rPr>
                          <w:noProof/>
                        </w:rPr>
                      </w:pPr>
                      <w:bookmarkStart w:id="25" w:name="_Toc96639198"/>
                      <w:r>
                        <w:t xml:space="preserve">Abbildung </w:t>
                      </w:r>
                      <w:r w:rsidR="006367CA">
                        <w:fldChar w:fldCharType="begin"/>
                      </w:r>
                      <w:r w:rsidR="006367CA">
                        <w:instrText xml:space="preserve"> SEQ Abbildung \* ARABIC </w:instrText>
                      </w:r>
                      <w:r w:rsidR="006367CA">
                        <w:fldChar w:fldCharType="separate"/>
                      </w:r>
                      <w:r>
                        <w:rPr>
                          <w:noProof/>
                        </w:rPr>
                        <w:t>6</w:t>
                      </w:r>
                      <w:r w:rsidR="006367CA">
                        <w:rPr>
                          <w:noProof/>
                        </w:rPr>
                        <w:fldChar w:fldCharType="end"/>
                      </w:r>
                      <w:r>
                        <w:t xml:space="preserve"> </w:t>
                      </w:r>
                      <w:proofErr w:type="spellStart"/>
                      <w:r>
                        <w:t>Firebase</w:t>
                      </w:r>
                      <w:proofErr w:type="spellEnd"/>
                      <w:r>
                        <w:t xml:space="preserve"> Logo</w:t>
                      </w:r>
                      <w:bookmarkEnd w:id="25"/>
                    </w:p>
                  </w:txbxContent>
                </v:textbox>
                <w10:wrap type="square"/>
              </v:shape>
            </w:pict>
          </mc:Fallback>
        </mc:AlternateContent>
      </w:r>
      <w:r>
        <w:rPr>
          <w:noProof/>
        </w:rPr>
        <w:drawing>
          <wp:anchor distT="0" distB="0" distL="114300" distR="114300" simplePos="0" relativeHeight="251676672" behindDoc="0" locked="0" layoutInCell="1" allowOverlap="1" wp14:anchorId="4EC52036" wp14:editId="3F55FC84">
            <wp:simplePos x="0" y="0"/>
            <wp:positionH relativeFrom="column">
              <wp:posOffset>2764431</wp:posOffset>
            </wp:positionH>
            <wp:positionV relativeFrom="paragraph">
              <wp:posOffset>10326</wp:posOffset>
            </wp:positionV>
            <wp:extent cx="2994660" cy="842010"/>
            <wp:effectExtent l="0" t="0" r="0" b="0"/>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4660" cy="842010"/>
                    </a:xfrm>
                    <a:prstGeom prst="rect">
                      <a:avLst/>
                    </a:prstGeom>
                    <a:noFill/>
                    <a:ln>
                      <a:noFill/>
                    </a:ln>
                  </pic:spPr>
                </pic:pic>
              </a:graphicData>
            </a:graphic>
          </wp:anchor>
        </w:drawing>
      </w:r>
      <w:proofErr w:type="spellStart"/>
      <w:r w:rsidR="00AC5C85">
        <w:t>Firebase</w:t>
      </w:r>
      <w:proofErr w:type="spellEnd"/>
      <w:r w:rsidR="00AC5C85">
        <w:t xml:space="preserve"> ist eine</w:t>
      </w:r>
      <w:r w:rsidR="00355893">
        <w:t xml:space="preserve"> Datenbank mit</w:t>
      </w:r>
      <w:r w:rsidR="00AC5C85">
        <w:t xml:space="preserve"> </w:t>
      </w:r>
      <w:r w:rsidR="006D4939">
        <w:t>h</w:t>
      </w:r>
      <w:r w:rsidR="00ED7743">
        <w:t>ierarchischer</w:t>
      </w:r>
      <w:r w:rsidR="00355893">
        <w:t xml:space="preserve"> Struktur. Sie wird von Google entwickelt und auch betrieben</w:t>
      </w:r>
      <w:r w:rsidR="005E2137">
        <w:t xml:space="preserve">. Die </w:t>
      </w:r>
      <w:r w:rsidR="00ED7743">
        <w:t>Datenbank</w:t>
      </w:r>
      <w:r w:rsidR="005E2137">
        <w:t xml:space="preserve"> </w:t>
      </w:r>
      <w:r w:rsidR="00ED7743">
        <w:t xml:space="preserve">läuft über die Google Server und ist damit allzeit, sofern eine Internetverbindung besteht, erreichbar. </w:t>
      </w:r>
      <w:r w:rsidR="006931ED">
        <w:t>Die</w:t>
      </w:r>
      <w:r w:rsidR="002D582E">
        <w:t xml:space="preserve"> Bedienung von </w:t>
      </w:r>
      <w:proofErr w:type="spellStart"/>
      <w:r w:rsidR="002D582E">
        <w:t>Firebase</w:t>
      </w:r>
      <w:proofErr w:type="spellEnd"/>
      <w:r w:rsidR="002D582E">
        <w:t xml:space="preserve"> ist </w:t>
      </w:r>
      <w:r w:rsidR="006D4939">
        <w:t>leicht</w:t>
      </w:r>
      <w:r w:rsidR="002D582E">
        <w:t xml:space="preserve">, da </w:t>
      </w:r>
      <w:r w:rsidR="007D2F8A">
        <w:t>es eine JSON</w:t>
      </w:r>
      <w:r w:rsidR="006D4939">
        <w:t>-</w:t>
      </w:r>
      <w:r w:rsidR="007D2F8A">
        <w:t>gefüllte Datenbank ist.</w:t>
      </w:r>
      <w:r w:rsidR="00B57010" w:rsidRPr="00B57010">
        <w:rPr>
          <w:noProof/>
        </w:rPr>
        <w:t xml:space="preserve"> </w:t>
      </w:r>
    </w:p>
    <w:p w14:paraId="2A321CE9" w14:textId="30ED685D" w:rsidR="00052B41" w:rsidRDefault="00052B41" w:rsidP="00052B41">
      <w:pPr>
        <w:pStyle w:val="berschrift4"/>
      </w:pPr>
      <w:r w:rsidRPr="00052B41">
        <w:t>SQLite</w:t>
      </w:r>
    </w:p>
    <w:p w14:paraId="07B64CD8" w14:textId="61C13E15" w:rsidR="007D2F8A" w:rsidRDefault="00F335CB" w:rsidP="007D2F8A">
      <w:r>
        <w:rPr>
          <w:noProof/>
        </w:rPr>
        <mc:AlternateContent>
          <mc:Choice Requires="wps">
            <w:drawing>
              <wp:anchor distT="0" distB="0" distL="114300" distR="114300" simplePos="0" relativeHeight="251719680" behindDoc="0" locked="0" layoutInCell="1" allowOverlap="1" wp14:anchorId="20C00B31" wp14:editId="4A277933">
                <wp:simplePos x="0" y="0"/>
                <wp:positionH relativeFrom="column">
                  <wp:posOffset>3684270</wp:posOffset>
                </wp:positionH>
                <wp:positionV relativeFrom="paragraph">
                  <wp:posOffset>1068070</wp:posOffset>
                </wp:positionV>
                <wp:extent cx="2076450" cy="635"/>
                <wp:effectExtent l="0" t="0" r="0" b="0"/>
                <wp:wrapSquare wrapText="bothSides"/>
                <wp:docPr id="54" name="Textfeld 5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1BB47544" w14:textId="6D42DD56" w:rsidR="00F335CB" w:rsidRPr="00456C6E" w:rsidRDefault="00F335CB" w:rsidP="00F335CB">
                            <w:pPr>
                              <w:pStyle w:val="Beschriftung"/>
                              <w:rPr>
                                <w:noProof/>
                              </w:rPr>
                            </w:pPr>
                            <w:bookmarkStart w:id="26" w:name="_Toc96639199"/>
                            <w:r>
                              <w:t xml:space="preserve">Abbildung </w:t>
                            </w:r>
                            <w:r w:rsidR="006367CA">
                              <w:fldChar w:fldCharType="begin"/>
                            </w:r>
                            <w:r w:rsidR="006367CA">
                              <w:instrText xml:space="preserve"> SEQ Abbildung \* ARABIC </w:instrText>
                            </w:r>
                            <w:r w:rsidR="006367CA">
                              <w:fldChar w:fldCharType="separate"/>
                            </w:r>
                            <w:r>
                              <w:rPr>
                                <w:noProof/>
                              </w:rPr>
                              <w:t>7</w:t>
                            </w:r>
                            <w:r w:rsidR="006367CA">
                              <w:rPr>
                                <w:noProof/>
                              </w:rPr>
                              <w:fldChar w:fldCharType="end"/>
                            </w:r>
                            <w:r>
                              <w:t xml:space="preserve"> SQLite Logo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00B31" id="Textfeld 54" o:spid="_x0000_s1032" type="#_x0000_t202" style="position:absolute;margin-left:290.1pt;margin-top:84.1pt;width: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7O4GQ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flx8uCGXJN/i/U3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" stroked="f">
                <v:textbox style="mso-fit-shape-to-text:t" inset="0,0,0,0">
                  <w:txbxContent>
                    <w:p w14:paraId="1BB47544" w14:textId="6D42DD56" w:rsidR="00F335CB" w:rsidRPr="00456C6E" w:rsidRDefault="00F335CB" w:rsidP="00F335CB">
                      <w:pPr>
                        <w:pStyle w:val="Beschriftung"/>
                        <w:rPr>
                          <w:noProof/>
                        </w:rPr>
                      </w:pPr>
                      <w:bookmarkStart w:id="27" w:name="_Toc96639199"/>
                      <w:r>
                        <w:t xml:space="preserve">Abbildung </w:t>
                      </w:r>
                      <w:r w:rsidR="006367CA">
                        <w:fldChar w:fldCharType="begin"/>
                      </w:r>
                      <w:r w:rsidR="006367CA">
                        <w:instrText xml:space="preserve"> SEQ Abbildung \* ARABIC </w:instrText>
                      </w:r>
                      <w:r w:rsidR="006367CA">
                        <w:fldChar w:fldCharType="separate"/>
                      </w:r>
                      <w:r>
                        <w:rPr>
                          <w:noProof/>
                        </w:rPr>
                        <w:t>7</w:t>
                      </w:r>
                      <w:r w:rsidR="006367CA">
                        <w:rPr>
                          <w:noProof/>
                        </w:rPr>
                        <w:fldChar w:fldCharType="end"/>
                      </w:r>
                      <w:r>
                        <w:t xml:space="preserve"> SQLite Logo</w:t>
                      </w:r>
                      <w:bookmarkEnd w:id="27"/>
                    </w:p>
                  </w:txbxContent>
                </v:textbox>
                <w10:wrap type="square"/>
              </v:shape>
            </w:pict>
          </mc:Fallback>
        </mc:AlternateContent>
      </w:r>
      <w:r>
        <w:rPr>
          <w:noProof/>
        </w:rPr>
        <w:drawing>
          <wp:anchor distT="0" distB="0" distL="114300" distR="114300" simplePos="0" relativeHeight="251680768" behindDoc="0" locked="0" layoutInCell="1" allowOverlap="1" wp14:anchorId="11048ED8" wp14:editId="2A449CEB">
            <wp:simplePos x="0" y="0"/>
            <wp:positionH relativeFrom="margin">
              <wp:align>right</wp:align>
            </wp:positionH>
            <wp:positionV relativeFrom="paragraph">
              <wp:posOffset>27773</wp:posOffset>
            </wp:positionV>
            <wp:extent cx="2076450" cy="983615"/>
            <wp:effectExtent l="0" t="0" r="0"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076450" cy="983615"/>
                    </a:xfrm>
                    <a:prstGeom prst="rect">
                      <a:avLst/>
                    </a:prstGeom>
                  </pic:spPr>
                </pic:pic>
              </a:graphicData>
            </a:graphic>
          </wp:anchor>
        </w:drawing>
      </w:r>
      <w:r w:rsidR="0001466B">
        <w:t>Ermöglicht kleine, lokale, relationale Datenbanken für Mobilgeräte zu entwickeln</w:t>
      </w:r>
      <w:r w:rsidR="00171056">
        <w:t xml:space="preserve">. </w:t>
      </w:r>
      <w:r w:rsidR="006D4939">
        <w:t xml:space="preserve">Die </w:t>
      </w:r>
      <w:r w:rsidR="006D7753">
        <w:t xml:space="preserve">Datenbank befindet sich lokal auf dem Gerät und kann somit auch ohne Internetverbindung genutzt werden. </w:t>
      </w:r>
    </w:p>
    <w:p w14:paraId="212827A6" w14:textId="77777777" w:rsidR="00A274EC" w:rsidRDefault="00A274EC" w:rsidP="007D2F8A"/>
    <w:p w14:paraId="11E4E839" w14:textId="254EB729" w:rsidR="006D7753" w:rsidRDefault="006D7753" w:rsidP="006D7753">
      <w:pPr>
        <w:pStyle w:val="berschrift2"/>
      </w:pPr>
      <w:bookmarkStart w:id="28" w:name="_Toc96639149"/>
      <w:r>
        <w:t>Framework</w:t>
      </w:r>
      <w:bookmarkEnd w:id="28"/>
    </w:p>
    <w:p w14:paraId="68A6D90B" w14:textId="0B9A37C6" w:rsidR="006D7753" w:rsidRDefault="006D7753" w:rsidP="006D7753">
      <w:r>
        <w:t xml:space="preserve">Damit man eine Hybride-App </w:t>
      </w:r>
      <w:r w:rsidR="006D4939">
        <w:t>e</w:t>
      </w:r>
      <w:r>
        <w:t xml:space="preserve">ntwickeln kann, braucht man ein Framework. </w:t>
      </w:r>
      <w:r w:rsidR="006D4939">
        <w:t>Nachf</w:t>
      </w:r>
      <w:r>
        <w:t xml:space="preserve">olgend werden die beiden beliebtesten Frameworks erklärt. Es wird auf den </w:t>
      </w:r>
      <w:r w:rsidR="006D4939">
        <w:t>V</w:t>
      </w:r>
      <w:r>
        <w:t xml:space="preserve">ergleich mit nativen und </w:t>
      </w:r>
      <w:proofErr w:type="spellStart"/>
      <w:r w:rsidR="00424554">
        <w:t>C</w:t>
      </w:r>
      <w:r>
        <w:t>rossplatform</w:t>
      </w:r>
      <w:proofErr w:type="spellEnd"/>
      <w:r>
        <w:t xml:space="preserve"> verzichtet, da diese nicht im Rahmen des </w:t>
      </w:r>
      <w:r w:rsidR="00424554">
        <w:t>Möglichen</w:t>
      </w:r>
      <w:r>
        <w:t xml:space="preserve"> für mich standen.</w:t>
      </w:r>
    </w:p>
    <w:p w14:paraId="317DDD72" w14:textId="58F3125F" w:rsidR="006D7753" w:rsidRDefault="006D7753" w:rsidP="006D7753">
      <w:pPr>
        <w:pStyle w:val="berschrift3"/>
      </w:pPr>
      <w:bookmarkStart w:id="29" w:name="_Toc96639150"/>
      <w:r>
        <w:t>Apache Cordova</w:t>
      </w:r>
      <w:bookmarkEnd w:id="29"/>
    </w:p>
    <w:p w14:paraId="2DE95550" w14:textId="04667934" w:rsidR="006D7753" w:rsidRPr="006D7753" w:rsidRDefault="00F335CB" w:rsidP="006D7753">
      <w:r>
        <w:rPr>
          <w:noProof/>
        </w:rPr>
        <mc:AlternateContent>
          <mc:Choice Requires="wps">
            <w:drawing>
              <wp:anchor distT="0" distB="0" distL="114300" distR="114300" simplePos="0" relativeHeight="251723776" behindDoc="0" locked="0" layoutInCell="1" allowOverlap="1" wp14:anchorId="50BFA3EF" wp14:editId="0F4D0503">
                <wp:simplePos x="0" y="0"/>
                <wp:positionH relativeFrom="column">
                  <wp:posOffset>4937760</wp:posOffset>
                </wp:positionH>
                <wp:positionV relativeFrom="paragraph">
                  <wp:posOffset>989965</wp:posOffset>
                </wp:positionV>
                <wp:extent cx="914400" cy="635"/>
                <wp:effectExtent l="0" t="0" r="0" b="0"/>
                <wp:wrapSquare wrapText="bothSides"/>
                <wp:docPr id="56" name="Textfeld 5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C00C1F0" w14:textId="395D6E72" w:rsidR="00F335CB" w:rsidRPr="00F42A92" w:rsidRDefault="00F335CB" w:rsidP="00F335CB">
                            <w:pPr>
                              <w:pStyle w:val="Beschriftung"/>
                              <w:rPr>
                                <w:noProof/>
                              </w:rPr>
                            </w:pPr>
                            <w:bookmarkStart w:id="30" w:name="_Toc96639200"/>
                            <w:r>
                              <w:t xml:space="preserve">Abbildung </w:t>
                            </w:r>
                            <w:r w:rsidR="006367CA">
                              <w:fldChar w:fldCharType="begin"/>
                            </w:r>
                            <w:r w:rsidR="006367CA">
                              <w:instrText xml:space="preserve"> SEQ Abbildung \* ARABIC </w:instrText>
                            </w:r>
                            <w:r w:rsidR="006367CA">
                              <w:fldChar w:fldCharType="separate"/>
                            </w:r>
                            <w:r>
                              <w:rPr>
                                <w:noProof/>
                              </w:rPr>
                              <w:t>8</w:t>
                            </w:r>
                            <w:r w:rsidR="006367CA">
                              <w:rPr>
                                <w:noProof/>
                              </w:rPr>
                              <w:fldChar w:fldCharType="end"/>
                            </w:r>
                            <w:r>
                              <w:t xml:space="preserve"> Cordova Logo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FA3EF" id="Textfeld 56" o:spid="_x0000_s1033" type="#_x0000_t202" style="position:absolute;margin-left:388.8pt;margin-top:77.95pt;width:1in;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lGQIAAD4EAAAOAAAAZHJzL2Uyb0RvYy54bWysU8Fu2zAMvQ/YPwi6L066ru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" stroked="f">
                <v:textbox style="mso-fit-shape-to-text:t" inset="0,0,0,0">
                  <w:txbxContent>
                    <w:p w14:paraId="2C00C1F0" w14:textId="395D6E72" w:rsidR="00F335CB" w:rsidRPr="00F42A92" w:rsidRDefault="00F335CB" w:rsidP="00F335CB">
                      <w:pPr>
                        <w:pStyle w:val="Beschriftung"/>
                        <w:rPr>
                          <w:noProof/>
                        </w:rPr>
                      </w:pPr>
                      <w:bookmarkStart w:id="31" w:name="_Toc96639200"/>
                      <w:r>
                        <w:t xml:space="preserve">Abbildung </w:t>
                      </w:r>
                      <w:r w:rsidR="006367CA">
                        <w:fldChar w:fldCharType="begin"/>
                      </w:r>
                      <w:r w:rsidR="006367CA">
                        <w:instrText xml:space="preserve"> SEQ Abbildung \* ARABIC </w:instrText>
                      </w:r>
                      <w:r w:rsidR="006367CA">
                        <w:fldChar w:fldCharType="separate"/>
                      </w:r>
                      <w:r>
                        <w:rPr>
                          <w:noProof/>
                        </w:rPr>
                        <w:t>8</w:t>
                      </w:r>
                      <w:r w:rsidR="006367CA">
                        <w:rPr>
                          <w:noProof/>
                        </w:rPr>
                        <w:fldChar w:fldCharType="end"/>
                      </w:r>
                      <w:r>
                        <w:t xml:space="preserve"> Cordova Logo</w:t>
                      </w:r>
                      <w:bookmarkEnd w:id="31"/>
                    </w:p>
                  </w:txbxContent>
                </v:textbox>
                <w10:wrap type="square"/>
              </v:shape>
            </w:pict>
          </mc:Fallback>
        </mc:AlternateContent>
      </w:r>
      <w:r>
        <w:rPr>
          <w:noProof/>
        </w:rPr>
        <w:drawing>
          <wp:anchor distT="0" distB="0" distL="114300" distR="114300" simplePos="0" relativeHeight="251684864" behindDoc="0" locked="0" layoutInCell="1" allowOverlap="1" wp14:anchorId="67369969" wp14:editId="72817D7E">
            <wp:simplePos x="0" y="0"/>
            <wp:positionH relativeFrom="column">
              <wp:posOffset>4937788</wp:posOffset>
            </wp:positionH>
            <wp:positionV relativeFrom="paragraph">
              <wp:posOffset>3534</wp:posOffset>
            </wp:positionV>
            <wp:extent cx="826135" cy="929640"/>
            <wp:effectExtent l="0" t="0" r="0" b="3810"/>
            <wp:wrapSquare wrapText="bothSides"/>
            <wp:docPr id="50" name="Grafik 50" descr="Ein Bild, das Text,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Uhr enthält.&#10;&#10;Automatisch generierte Beschreibu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6135" cy="929640"/>
                    </a:xfrm>
                    <a:prstGeom prst="rect">
                      <a:avLst/>
                    </a:prstGeom>
                    <a:noFill/>
                    <a:ln>
                      <a:noFill/>
                    </a:ln>
                  </pic:spPr>
                </pic:pic>
              </a:graphicData>
            </a:graphic>
          </wp:anchor>
        </w:drawing>
      </w:r>
      <w:r w:rsidR="006D7753">
        <w:t xml:space="preserve">Cordova ist ein </w:t>
      </w:r>
      <w:r w:rsidR="00424554">
        <w:t>Framework,</w:t>
      </w:r>
      <w:r w:rsidR="006D7753">
        <w:t xml:space="preserve"> welches einem ermöglicht mit den gängigen Webentwicklungssprachen HTML 5, CSS 3 und JavaScript Hybride Apps zu entwickeln. </w:t>
      </w:r>
      <w:r w:rsidR="00424554">
        <w:t xml:space="preserve">Cordova ermöglicht weiterführend durch die Benutzung eines Plugins SQLite in die App zu integrieren. Erfahrung mit Cordova ermöglicht ebenfalls die schnelle Einarbeitung in die Materie der </w:t>
      </w:r>
      <w:r w:rsidR="006D4939">
        <w:t>h</w:t>
      </w:r>
      <w:r w:rsidR="00424554">
        <w:t>ybriden App</w:t>
      </w:r>
      <w:r w:rsidR="006D4939">
        <w:t>-</w:t>
      </w:r>
      <w:r w:rsidR="00424554">
        <w:t>Entwicklung.</w:t>
      </w:r>
    </w:p>
    <w:p w14:paraId="2E500CBE" w14:textId="6E316DD2" w:rsidR="006D7753" w:rsidRDefault="006D7753" w:rsidP="006D7753">
      <w:pPr>
        <w:pStyle w:val="berschrift3"/>
      </w:pPr>
      <w:bookmarkStart w:id="32" w:name="_Toc96639151"/>
      <w:r>
        <w:lastRenderedPageBreak/>
        <w:t>Flutter</w:t>
      </w:r>
      <w:bookmarkEnd w:id="32"/>
    </w:p>
    <w:p w14:paraId="4FC5FA06" w14:textId="4D794A3F" w:rsidR="00424554" w:rsidRDefault="00F335CB" w:rsidP="00424554">
      <w:r>
        <w:rPr>
          <w:noProof/>
        </w:rPr>
        <mc:AlternateContent>
          <mc:Choice Requires="wps">
            <w:drawing>
              <wp:anchor distT="0" distB="0" distL="114300" distR="114300" simplePos="0" relativeHeight="251725824" behindDoc="0" locked="0" layoutInCell="1" allowOverlap="1" wp14:anchorId="71E648F1" wp14:editId="5E221E58">
                <wp:simplePos x="0" y="0"/>
                <wp:positionH relativeFrom="column">
                  <wp:posOffset>2994660</wp:posOffset>
                </wp:positionH>
                <wp:positionV relativeFrom="paragraph">
                  <wp:posOffset>827405</wp:posOffset>
                </wp:positionV>
                <wp:extent cx="2766060" cy="635"/>
                <wp:effectExtent l="0" t="0" r="0" b="0"/>
                <wp:wrapSquare wrapText="bothSides"/>
                <wp:docPr id="57" name="Textfeld 57"/>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wps:spPr>
                      <wps:txbx>
                        <w:txbxContent>
                          <w:p w14:paraId="78898DD1" w14:textId="608E8130" w:rsidR="00F335CB" w:rsidRPr="00403F7C" w:rsidRDefault="00F335CB" w:rsidP="00F335CB">
                            <w:pPr>
                              <w:pStyle w:val="Beschriftung"/>
                              <w:rPr>
                                <w:noProof/>
                              </w:rPr>
                            </w:pPr>
                            <w:bookmarkStart w:id="33" w:name="_Toc96639201"/>
                            <w:r>
                              <w:t xml:space="preserve">Abbildung </w:t>
                            </w:r>
                            <w:r w:rsidR="006367CA">
                              <w:fldChar w:fldCharType="begin"/>
                            </w:r>
                            <w:r w:rsidR="006367CA">
                              <w:instrText xml:space="preserve"> SEQ Abbildung \* ARABIC </w:instrText>
                            </w:r>
                            <w:r w:rsidR="006367CA">
                              <w:fldChar w:fldCharType="separate"/>
                            </w:r>
                            <w:r>
                              <w:rPr>
                                <w:noProof/>
                              </w:rPr>
                              <w:t>9</w:t>
                            </w:r>
                            <w:r w:rsidR="006367CA">
                              <w:rPr>
                                <w:noProof/>
                              </w:rPr>
                              <w:fldChar w:fldCharType="end"/>
                            </w:r>
                            <w:r>
                              <w:t xml:space="preserve"> Flutter Logo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648F1" id="Textfeld 57" o:spid="_x0000_s1034" type="#_x0000_t202" style="position:absolute;margin-left:235.8pt;margin-top:65.15pt;width:217.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GdGQIAAD8EAAAOAAAAZHJzL2Uyb0RvYy54bWysU8Fu2zAMvQ/YPwi6L04yLCu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558ViuqCQpNji46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" stroked="f">
                <v:textbox style="mso-fit-shape-to-text:t" inset="0,0,0,0">
                  <w:txbxContent>
                    <w:p w14:paraId="78898DD1" w14:textId="608E8130" w:rsidR="00F335CB" w:rsidRPr="00403F7C" w:rsidRDefault="00F335CB" w:rsidP="00F335CB">
                      <w:pPr>
                        <w:pStyle w:val="Beschriftung"/>
                        <w:rPr>
                          <w:noProof/>
                        </w:rPr>
                      </w:pPr>
                      <w:bookmarkStart w:id="34" w:name="_Toc96639201"/>
                      <w:r>
                        <w:t xml:space="preserve">Abbildung </w:t>
                      </w:r>
                      <w:r w:rsidR="006367CA">
                        <w:fldChar w:fldCharType="begin"/>
                      </w:r>
                      <w:r w:rsidR="006367CA">
                        <w:instrText xml:space="preserve"> SEQ Abbildung \* ARABIC </w:instrText>
                      </w:r>
                      <w:r w:rsidR="006367CA">
                        <w:fldChar w:fldCharType="separate"/>
                      </w:r>
                      <w:r>
                        <w:rPr>
                          <w:noProof/>
                        </w:rPr>
                        <w:t>9</w:t>
                      </w:r>
                      <w:r w:rsidR="006367CA">
                        <w:rPr>
                          <w:noProof/>
                        </w:rPr>
                        <w:fldChar w:fldCharType="end"/>
                      </w:r>
                      <w:r>
                        <w:t xml:space="preserve"> Flutter Logo</w:t>
                      </w:r>
                      <w:bookmarkEnd w:id="34"/>
                    </w:p>
                  </w:txbxContent>
                </v:textbox>
                <w10:wrap type="square"/>
              </v:shape>
            </w:pict>
          </mc:Fallback>
        </mc:AlternateContent>
      </w:r>
      <w:r>
        <w:rPr>
          <w:noProof/>
        </w:rPr>
        <w:drawing>
          <wp:anchor distT="0" distB="0" distL="114300" distR="114300" simplePos="0" relativeHeight="251688960" behindDoc="0" locked="0" layoutInCell="1" allowOverlap="1" wp14:anchorId="4DE991A2" wp14:editId="6BC78923">
            <wp:simplePos x="0" y="0"/>
            <wp:positionH relativeFrom="margin">
              <wp:align>right</wp:align>
            </wp:positionH>
            <wp:positionV relativeFrom="paragraph">
              <wp:posOffset>-20989</wp:posOffset>
            </wp:positionV>
            <wp:extent cx="2766060" cy="791210"/>
            <wp:effectExtent l="0" t="0" r="0" b="889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6060" cy="791210"/>
                    </a:xfrm>
                    <a:prstGeom prst="rect">
                      <a:avLst/>
                    </a:prstGeom>
                    <a:noFill/>
                    <a:ln>
                      <a:noFill/>
                    </a:ln>
                  </pic:spPr>
                </pic:pic>
              </a:graphicData>
            </a:graphic>
          </wp:anchor>
        </w:drawing>
      </w:r>
      <w:r w:rsidR="00424554">
        <w:t>Flutter ist eine von Google entwickeltes Framework, welches einem ebenfalls ermöglicht</w:t>
      </w:r>
      <w:r w:rsidR="006D4939">
        <w:t>,</w:t>
      </w:r>
      <w:r w:rsidR="00424554">
        <w:t xml:space="preserve"> </w:t>
      </w:r>
      <w:r w:rsidR="006D4939">
        <w:t>h</w:t>
      </w:r>
      <w:r w:rsidR="00424554">
        <w:t>ybride Apps zu entwickeln. Weiterführend benutzt Flutter jedoch C++ und Dart als Programmiersprachen, womit ich keine Erfahrung habe. Andererseits wird ebenfalls SQLite als Datenbank unterstützt.</w:t>
      </w:r>
      <w:r w:rsidR="00B57010" w:rsidRPr="00B57010">
        <w:rPr>
          <w:noProof/>
        </w:rPr>
        <w:t xml:space="preserve"> </w:t>
      </w:r>
    </w:p>
    <w:p w14:paraId="393DD5CB" w14:textId="2E192AF7" w:rsidR="00424554" w:rsidRDefault="00424554" w:rsidP="00424554">
      <w:pPr>
        <w:pStyle w:val="berschrift1"/>
      </w:pPr>
      <w:bookmarkStart w:id="35" w:name="_Toc96639152"/>
      <w:r>
        <w:t>Entscheidung</w:t>
      </w:r>
      <w:bookmarkEnd w:id="35"/>
    </w:p>
    <w:p w14:paraId="7666073E" w14:textId="268DD6FE" w:rsidR="00424554" w:rsidRDefault="00FE2699" w:rsidP="00FE2699">
      <w:pPr>
        <w:pStyle w:val="berschrift2"/>
      </w:pPr>
      <w:bookmarkStart w:id="36" w:name="_Toc96639153"/>
      <w:r>
        <w:t>Beschreibung</w:t>
      </w:r>
      <w:bookmarkEnd w:id="36"/>
    </w:p>
    <w:p w14:paraId="2B7B8F65" w14:textId="5C3E5B03" w:rsidR="00FE2699" w:rsidRDefault="00FE2699" w:rsidP="00FE2699">
      <w:r w:rsidRPr="00B35F50">
        <w:t xml:space="preserve">«Freezing </w:t>
      </w:r>
      <w:proofErr w:type="spellStart"/>
      <w:r w:rsidRPr="00B35F50">
        <w:t>Inventory</w:t>
      </w:r>
      <w:proofErr w:type="spellEnd"/>
      <w:r w:rsidRPr="00B35F50">
        <w:t>» ist eine Android App, welche die Lagerverwaltung für den Gefrierschrank und oder Kühlschrank übernimmt. Mit dieser App wird dafür gesorgt</w:t>
      </w:r>
      <w:r w:rsidR="006D4939">
        <w:t>,</w:t>
      </w:r>
      <w:r w:rsidRPr="00B35F50">
        <w:t xml:space="preserve"> das</w:t>
      </w:r>
      <w:r w:rsidR="006D4939">
        <w:t>s</w:t>
      </w:r>
      <w:r w:rsidRPr="00B35F50">
        <w:t xml:space="preserve"> möglichst keine Produkte ablaufen und der Überblick behalten werden kann, welche Produkte sich gerade darin befinden. Weiterführend dient es als indirekte Einkaufsliste</w:t>
      </w:r>
      <w:r w:rsidR="006D4939">
        <w:t>,</w:t>
      </w:r>
      <w:r w:rsidRPr="00B35F50">
        <w:t xml:space="preserve"> da man sieht</w:t>
      </w:r>
      <w:r w:rsidR="006D4939">
        <w:t>,</w:t>
      </w:r>
      <w:r w:rsidRPr="00B35F50">
        <w:t xml:space="preserve"> was nicht mehr vorhanden ist.</w:t>
      </w:r>
    </w:p>
    <w:p w14:paraId="3F2A189B" w14:textId="753004B9" w:rsidR="00FE2699" w:rsidRDefault="00FE2699" w:rsidP="00FE2699">
      <w:pPr>
        <w:pStyle w:val="berschrift2"/>
      </w:pPr>
      <w:bookmarkStart w:id="37" w:name="_Toc96639154"/>
      <w:r>
        <w:t>Umfang</w:t>
      </w:r>
      <w:bookmarkEnd w:id="37"/>
    </w:p>
    <w:p w14:paraId="72A96D7B" w14:textId="77777777" w:rsidR="00FE2699" w:rsidRDefault="00FE2699" w:rsidP="00FE2699">
      <w:pPr>
        <w:pStyle w:val="berschrift3"/>
      </w:pPr>
      <w:bookmarkStart w:id="38" w:name="_Toc96639155"/>
      <w:r>
        <w:t>Must</w:t>
      </w:r>
      <w:r w:rsidRPr="003C0026">
        <w:t>-</w:t>
      </w:r>
      <w:r>
        <w:t>Have</w:t>
      </w:r>
      <w:bookmarkEnd w:id="38"/>
    </w:p>
    <w:p w14:paraId="68DA0C01" w14:textId="77777777" w:rsidR="00FE2699" w:rsidRDefault="00FE2699" w:rsidP="00FE2699">
      <w:pPr>
        <w:pStyle w:val="Listenabsatz"/>
        <w:numPr>
          <w:ilvl w:val="0"/>
          <w:numId w:val="3"/>
        </w:numPr>
      </w:pPr>
      <w:r>
        <w:t>Neues Produkt der Datenbank hinzufügen</w:t>
      </w:r>
    </w:p>
    <w:p w14:paraId="100B7A2D" w14:textId="67127D32" w:rsidR="00FE2699" w:rsidRDefault="00FE2699" w:rsidP="00FE2699">
      <w:pPr>
        <w:pStyle w:val="Listenabsatz"/>
        <w:numPr>
          <w:ilvl w:val="0"/>
          <w:numId w:val="3"/>
        </w:numPr>
      </w:pPr>
      <w:r>
        <w:t>Produkte aus Datenbank entfernen (Gebrauch)</w:t>
      </w:r>
    </w:p>
    <w:p w14:paraId="235AD4D6" w14:textId="77777777" w:rsidR="00FE2699" w:rsidRDefault="00FE2699" w:rsidP="00FE2699">
      <w:pPr>
        <w:pStyle w:val="Listenabsatz"/>
        <w:numPr>
          <w:ilvl w:val="0"/>
          <w:numId w:val="3"/>
        </w:numPr>
      </w:pPr>
      <w:r>
        <w:t>Produkte in benutzerdefinierbare Kategorien einteilen</w:t>
      </w:r>
    </w:p>
    <w:p w14:paraId="6EA3C9F7" w14:textId="78B200FD" w:rsidR="00FE2699" w:rsidRDefault="00FE2699" w:rsidP="00FE2699">
      <w:pPr>
        <w:pStyle w:val="Listenabsatz"/>
        <w:numPr>
          <w:ilvl w:val="0"/>
          <w:numId w:val="3"/>
        </w:numPr>
      </w:pPr>
      <w:r>
        <w:t>Benachrichtigung bei eventuellem Ablauf eines Produktes</w:t>
      </w:r>
    </w:p>
    <w:p w14:paraId="1C87F9BA" w14:textId="77777777" w:rsidR="00FE2699" w:rsidRDefault="00FE2699" w:rsidP="00FE2699">
      <w:pPr>
        <w:pStyle w:val="berschrift3"/>
      </w:pPr>
      <w:bookmarkStart w:id="39" w:name="_Toc96639156"/>
      <w:r>
        <w:t>Nice-</w:t>
      </w:r>
      <w:proofErr w:type="spellStart"/>
      <w:r>
        <w:t>to</w:t>
      </w:r>
      <w:proofErr w:type="spellEnd"/>
      <w:r>
        <w:t>-</w:t>
      </w:r>
      <w:proofErr w:type="spellStart"/>
      <w:r>
        <w:t>Have</w:t>
      </w:r>
      <w:bookmarkEnd w:id="39"/>
      <w:proofErr w:type="spellEnd"/>
    </w:p>
    <w:p w14:paraId="278404C0" w14:textId="4C7DC00F" w:rsidR="00FE2699" w:rsidRDefault="00FE2699" w:rsidP="00FE2699">
      <w:pPr>
        <w:pStyle w:val="Listenabsatz"/>
        <w:numPr>
          <w:ilvl w:val="0"/>
          <w:numId w:val="4"/>
        </w:numPr>
      </w:pPr>
      <w:r>
        <w:t>Kamera als Barcodescanner zur schnelleren Verwaltung</w:t>
      </w:r>
    </w:p>
    <w:p w14:paraId="0F3DE667" w14:textId="355DDC71" w:rsidR="00175A95" w:rsidRDefault="00175A95" w:rsidP="00175A95">
      <w:pPr>
        <w:pStyle w:val="berschrift2"/>
      </w:pPr>
      <w:bookmarkStart w:id="40" w:name="_Toc96639157"/>
      <w:r>
        <w:t>Plattform und Technische Umsetzung</w:t>
      </w:r>
      <w:bookmarkEnd w:id="40"/>
    </w:p>
    <w:p w14:paraId="6CDEB8A2" w14:textId="0D096194" w:rsidR="00F82273" w:rsidRDefault="00175A95" w:rsidP="00175A95">
      <w:r>
        <w:t>Ich besitze einen Windows</w:t>
      </w:r>
      <w:r w:rsidR="006D4939">
        <w:t>-R</w:t>
      </w:r>
      <w:r>
        <w:t>echner</w:t>
      </w:r>
      <w:r w:rsidR="006D4939">
        <w:t>, was</w:t>
      </w:r>
      <w:r>
        <w:t xml:space="preserve"> bedeutet</w:t>
      </w:r>
      <w:r w:rsidR="006D4939">
        <w:t>,</w:t>
      </w:r>
      <w:r>
        <w:t xml:space="preserve"> die Entwicklung einer nativen IOS </w:t>
      </w:r>
      <w:r w:rsidR="006D4939">
        <w:t>A</w:t>
      </w:r>
      <w:r>
        <w:t xml:space="preserve">pp </w:t>
      </w:r>
      <w:r w:rsidR="006D4939">
        <w:t>entfällt</w:t>
      </w:r>
      <w:r>
        <w:t xml:space="preserve"> somit gänzlic</w:t>
      </w:r>
      <w:r w:rsidR="006D4939">
        <w:t>h</w:t>
      </w:r>
      <w:r>
        <w:t xml:space="preserve">. </w:t>
      </w:r>
      <w:r w:rsidR="00E611FD">
        <w:t>Daher habe ich</w:t>
      </w:r>
      <w:r>
        <w:t xml:space="preserve"> mich dazu entschieden</w:t>
      </w:r>
      <w:r w:rsidR="00E611FD">
        <w:t xml:space="preserve">, </w:t>
      </w:r>
      <w:r>
        <w:t xml:space="preserve">eine </w:t>
      </w:r>
      <w:r w:rsidR="00E611FD">
        <w:t>h</w:t>
      </w:r>
      <w:r>
        <w:t>ybride Android</w:t>
      </w:r>
      <w:r w:rsidR="00E611FD">
        <w:t>-</w:t>
      </w:r>
      <w:r>
        <w:t xml:space="preserve">App zu entwickeln. Diese würde auf Basis von Cordova entwickelt werden, da ich mit Cordova schon Erfahrung im ÜK gesammelt habe, und ich gerne mit den Webtechnologien wie </w:t>
      </w:r>
      <w:r w:rsidR="00677F29">
        <w:t>HTML, CSS</w:t>
      </w:r>
      <w:r>
        <w:t xml:space="preserve"> und JavaScript arbeite.</w:t>
      </w:r>
    </w:p>
    <w:p w14:paraId="66FD9D79" w14:textId="6091DAE7" w:rsidR="00F82273" w:rsidRDefault="00F82273">
      <w:r>
        <w:br w:type="page"/>
      </w:r>
    </w:p>
    <w:p w14:paraId="5DDAA0E2" w14:textId="10B6CB1C" w:rsidR="00175A95" w:rsidRDefault="00175A95" w:rsidP="00175A95"/>
    <w:p w14:paraId="7A47F105" w14:textId="27D0C168" w:rsidR="00175A95" w:rsidRDefault="00175A95" w:rsidP="00175A95">
      <w:pPr>
        <w:pStyle w:val="berschrift2"/>
      </w:pPr>
      <w:bookmarkStart w:id="41" w:name="_Toc96639158"/>
      <w:r>
        <w:t>Design</w:t>
      </w:r>
      <w:bookmarkEnd w:id="41"/>
    </w:p>
    <w:p w14:paraId="6B8EC27C" w14:textId="0229B7C7" w:rsidR="00677F29" w:rsidRDefault="00F335CB" w:rsidP="00677F29">
      <w:pPr>
        <w:pStyle w:val="berschrift3"/>
      </w:pPr>
      <w:bookmarkStart w:id="42" w:name="_Toc96639159"/>
      <w:r>
        <w:rPr>
          <w:noProof/>
        </w:rPr>
        <mc:AlternateContent>
          <mc:Choice Requires="wps">
            <w:drawing>
              <wp:anchor distT="0" distB="0" distL="114300" distR="114300" simplePos="0" relativeHeight="251727872" behindDoc="0" locked="0" layoutInCell="1" allowOverlap="1" wp14:anchorId="157BF861" wp14:editId="5A12F5B6">
                <wp:simplePos x="0" y="0"/>
                <wp:positionH relativeFrom="column">
                  <wp:posOffset>3837305</wp:posOffset>
                </wp:positionH>
                <wp:positionV relativeFrom="paragraph">
                  <wp:posOffset>3821430</wp:posOffset>
                </wp:positionV>
                <wp:extent cx="1891665" cy="635"/>
                <wp:effectExtent l="0" t="0" r="0" b="0"/>
                <wp:wrapSquare wrapText="bothSides"/>
                <wp:docPr id="58" name="Textfeld 58"/>
                <wp:cNvGraphicFramePr/>
                <a:graphic xmlns:a="http://schemas.openxmlformats.org/drawingml/2006/main">
                  <a:graphicData uri="http://schemas.microsoft.com/office/word/2010/wordprocessingShape">
                    <wps:wsp>
                      <wps:cNvSpPr txBox="1"/>
                      <wps:spPr>
                        <a:xfrm>
                          <a:off x="0" y="0"/>
                          <a:ext cx="1891665" cy="635"/>
                        </a:xfrm>
                        <a:prstGeom prst="rect">
                          <a:avLst/>
                        </a:prstGeom>
                        <a:solidFill>
                          <a:prstClr val="white"/>
                        </a:solidFill>
                        <a:ln>
                          <a:noFill/>
                        </a:ln>
                      </wps:spPr>
                      <wps:txbx>
                        <w:txbxContent>
                          <w:p w14:paraId="7675040F" w14:textId="37E7B0E1" w:rsidR="00F335CB" w:rsidRDefault="00F335CB" w:rsidP="00F335CB">
                            <w:pPr>
                              <w:pStyle w:val="Beschriftung"/>
                              <w:rPr>
                                <w:noProof/>
                              </w:rPr>
                            </w:pPr>
                            <w:bookmarkStart w:id="43" w:name="_Toc96639202"/>
                            <w:r>
                              <w:t xml:space="preserve">Abbildung </w:t>
                            </w:r>
                            <w:r w:rsidR="006367CA">
                              <w:fldChar w:fldCharType="begin"/>
                            </w:r>
                            <w:r w:rsidR="006367CA">
                              <w:instrText xml:space="preserve"> SEQ Abbildung \* ARABIC </w:instrText>
                            </w:r>
                            <w:r w:rsidR="006367CA">
                              <w:fldChar w:fldCharType="separate"/>
                            </w:r>
                            <w:r>
                              <w:rPr>
                                <w:noProof/>
                              </w:rPr>
                              <w:t>10</w:t>
                            </w:r>
                            <w:r w:rsidR="006367CA">
                              <w:rPr>
                                <w:noProof/>
                              </w:rPr>
                              <w:fldChar w:fldCharType="end"/>
                            </w:r>
                            <w:r>
                              <w:t xml:space="preserve"> Mock-Up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BF861" id="Textfeld 58" o:spid="_x0000_s1035" type="#_x0000_t202" style="position:absolute;left:0;text-align:left;margin-left:302.15pt;margin-top:300.9pt;width:148.9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" stroked="f">
                <v:textbox style="mso-fit-shape-to-text:t" inset="0,0,0,0">
                  <w:txbxContent>
                    <w:p w14:paraId="7675040F" w14:textId="37E7B0E1" w:rsidR="00F335CB" w:rsidRDefault="00F335CB" w:rsidP="00F335CB">
                      <w:pPr>
                        <w:pStyle w:val="Beschriftung"/>
                        <w:rPr>
                          <w:noProof/>
                        </w:rPr>
                      </w:pPr>
                      <w:bookmarkStart w:id="44" w:name="_Toc96639202"/>
                      <w:r>
                        <w:t xml:space="preserve">Abbildung </w:t>
                      </w:r>
                      <w:r w:rsidR="006367CA">
                        <w:fldChar w:fldCharType="begin"/>
                      </w:r>
                      <w:r w:rsidR="006367CA">
                        <w:instrText xml:space="preserve"> SEQ Abbildung \* ARABIC </w:instrText>
                      </w:r>
                      <w:r w:rsidR="006367CA">
                        <w:fldChar w:fldCharType="separate"/>
                      </w:r>
                      <w:r>
                        <w:rPr>
                          <w:noProof/>
                        </w:rPr>
                        <w:t>10</w:t>
                      </w:r>
                      <w:r w:rsidR="006367CA">
                        <w:rPr>
                          <w:noProof/>
                        </w:rPr>
                        <w:fldChar w:fldCharType="end"/>
                      </w:r>
                      <w:r>
                        <w:t xml:space="preserve"> Mock-Up</w:t>
                      </w:r>
                      <w:bookmarkEnd w:id="44"/>
                    </w:p>
                  </w:txbxContent>
                </v:textbox>
                <w10:wrap type="square"/>
              </v:shape>
            </w:pict>
          </mc:Fallback>
        </mc:AlternateContent>
      </w:r>
      <w:r>
        <w:rPr>
          <w:noProof/>
        </w:rPr>
        <w:drawing>
          <wp:anchor distT="0" distB="0" distL="114300" distR="114300" simplePos="0" relativeHeight="251707392" behindDoc="0" locked="0" layoutInCell="1" allowOverlap="1" wp14:anchorId="79EF1E46" wp14:editId="63402C6B">
            <wp:simplePos x="0" y="0"/>
            <wp:positionH relativeFrom="column">
              <wp:posOffset>3837857</wp:posOffset>
            </wp:positionH>
            <wp:positionV relativeFrom="paragraph">
              <wp:posOffset>35146</wp:posOffset>
            </wp:positionV>
            <wp:extent cx="1891665" cy="3729355"/>
            <wp:effectExtent l="0" t="0" r="0" b="4445"/>
            <wp:wrapSquare wrapText="bothSides"/>
            <wp:docPr id="40" name="Grafik 4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isch enthält.&#10;&#10;Automatisch generierte Beschreibu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91665" cy="3729355"/>
                    </a:xfrm>
                    <a:prstGeom prst="rect">
                      <a:avLst/>
                    </a:prstGeom>
                  </pic:spPr>
                </pic:pic>
              </a:graphicData>
            </a:graphic>
          </wp:anchor>
        </w:drawing>
      </w:r>
      <w:r w:rsidR="00677F29">
        <w:t>Mock-Up</w:t>
      </w:r>
      <w:bookmarkEnd w:id="42"/>
    </w:p>
    <w:p w14:paraId="557B057F" w14:textId="446DE3D1" w:rsidR="00677F29" w:rsidRDefault="00677F29" w:rsidP="00677F29">
      <w:r>
        <w:t>Das Grunddesign besteht daraus</w:t>
      </w:r>
      <w:r w:rsidR="00E611FD">
        <w:t xml:space="preserve">, </w:t>
      </w:r>
      <w:r>
        <w:t>das</w:t>
      </w:r>
      <w:r w:rsidR="00E611FD">
        <w:t>s</w:t>
      </w:r>
      <w:r>
        <w:t xml:space="preserve"> eine grosse Tabelle den Grossteil der Bildschirm</w:t>
      </w:r>
      <w:r w:rsidR="00E611FD">
        <w:t>f</w:t>
      </w:r>
      <w:r>
        <w:t>läche einnimmt, um die Übersicht von vielen Artikeln zu vereinfachen. Die App wird kein</w:t>
      </w:r>
      <w:r w:rsidR="00E611FD">
        <w:t>e</w:t>
      </w:r>
      <w:r>
        <w:t xml:space="preserve"> Querformat</w:t>
      </w:r>
      <w:r w:rsidR="00E611FD">
        <w:t>u</w:t>
      </w:r>
      <w:r>
        <w:t>nterstützung besitzen, da es für diese Art von Applikation keinen Sinn macht.</w:t>
      </w:r>
    </w:p>
    <w:p w14:paraId="3098162A" w14:textId="43BE5E3D" w:rsidR="00175A95" w:rsidRDefault="00175A95" w:rsidP="00175A95">
      <w:pPr>
        <w:pStyle w:val="berschrift3"/>
      </w:pPr>
      <w:bookmarkStart w:id="45" w:name="_Toc96639160"/>
      <w:r>
        <w:t>Storyboard</w:t>
      </w:r>
      <w:bookmarkEnd w:id="45"/>
    </w:p>
    <w:p w14:paraId="793231B5" w14:textId="3FC0F306" w:rsidR="00E318C6" w:rsidRDefault="00E318C6" w:rsidP="00E318C6">
      <w:r>
        <w:t>Im folgenden Storyboard wir</w:t>
      </w:r>
      <w:r w:rsidR="00E611FD">
        <w:t>d</w:t>
      </w:r>
      <w:r>
        <w:t xml:space="preserve"> erläutert</w:t>
      </w:r>
      <w:r w:rsidR="00E611FD">
        <w:t>,</w:t>
      </w:r>
      <w:r>
        <w:t xml:space="preserve"> was all die einzelnen Unterseiten der App machen.</w:t>
      </w:r>
    </w:p>
    <w:p w14:paraId="549C72FE" w14:textId="36A8C121" w:rsidR="00E318C6" w:rsidRPr="00E318C6" w:rsidRDefault="00E318C6" w:rsidP="00E318C6">
      <w:pPr>
        <w:pStyle w:val="berschrift4"/>
      </w:pPr>
      <w:r>
        <w:t>Inventar</w:t>
      </w:r>
    </w:p>
    <w:p w14:paraId="0A992710" w14:textId="6837FDA7" w:rsidR="00677F29" w:rsidRDefault="00E318C6" w:rsidP="00677F29">
      <w:r>
        <w:t xml:space="preserve">Auf der ersten Seite </w:t>
      </w:r>
      <w:r w:rsidR="006A0639">
        <w:t>namens «Inventar»</w:t>
      </w:r>
      <w:r>
        <w:t xml:space="preserve"> kann der Nutzer all seine Produkte sehen, welche er </w:t>
      </w:r>
      <w:r w:rsidR="006A0639">
        <w:t>in der Datenbank gespeichert hat. Ebenso kann er auf dieser Seite nach Kategorien sortieren.</w:t>
      </w:r>
    </w:p>
    <w:p w14:paraId="711F0367" w14:textId="7AB58322" w:rsidR="006A0639" w:rsidRDefault="006A0639" w:rsidP="006A0639">
      <w:pPr>
        <w:pStyle w:val="berschrift4"/>
      </w:pPr>
      <w:r>
        <w:t>Verbrauch</w:t>
      </w:r>
    </w:p>
    <w:p w14:paraId="2074A49E" w14:textId="1962A8CA" w:rsidR="006A0639" w:rsidRPr="006A0639" w:rsidRDefault="006A0639" w:rsidP="006A0639">
      <w:r>
        <w:t xml:space="preserve">Auf dieser Seite kann man im Dropdown Menu das Produkt auswählen, welches man </w:t>
      </w:r>
      <w:r w:rsidR="00E611FD">
        <w:t>a</w:t>
      </w:r>
      <w:r>
        <w:t>ufbrauchen</w:t>
      </w:r>
      <w:r w:rsidR="00E611FD">
        <w:t>/entnehmen</w:t>
      </w:r>
      <w:r>
        <w:t xml:space="preserve"> möchte. Anschliessend gibt man </w:t>
      </w:r>
      <w:r w:rsidR="00E611FD">
        <w:t xml:space="preserve">ein, </w:t>
      </w:r>
      <w:r>
        <w:t xml:space="preserve">wie viel von diesem Produkt verbraucht werden soll (Anzahl), und bestätigt das dann mit einem Klick auf </w:t>
      </w:r>
      <w:r w:rsidR="00E611FD">
        <w:t>«</w:t>
      </w:r>
      <w:r>
        <w:t>Verbrauchen</w:t>
      </w:r>
      <w:r w:rsidR="00E611FD">
        <w:t>»</w:t>
      </w:r>
      <w:r>
        <w:t xml:space="preserve">. </w:t>
      </w:r>
    </w:p>
    <w:p w14:paraId="3751DDB1" w14:textId="79F46D1C" w:rsidR="006A0639" w:rsidRDefault="006A0639" w:rsidP="006A0639">
      <w:pPr>
        <w:pStyle w:val="berschrift4"/>
      </w:pPr>
      <w:r>
        <w:t>Hinzufügen</w:t>
      </w:r>
    </w:p>
    <w:p w14:paraId="453EE7FF" w14:textId="309AB423" w:rsidR="006A0639" w:rsidRPr="006A0639" w:rsidRDefault="006A0639" w:rsidP="006A0639">
      <w:r>
        <w:t>Auf dieser Unterseite kann man einen neuen Artikel hinzufügen. Man wählt ganz simpel einen Namen, die Anzahl, ein Ablaufdatum und eine Kategorie. Hinzufügen macht man dann, indem man auf den Knopf «Hinzufügen» klickt.</w:t>
      </w:r>
    </w:p>
    <w:p w14:paraId="09716D65" w14:textId="39FD6986" w:rsidR="006A0639" w:rsidRDefault="006A0639" w:rsidP="006A0639">
      <w:pPr>
        <w:pStyle w:val="berschrift4"/>
      </w:pPr>
      <w:r>
        <w:t>Bearbeiten</w:t>
      </w:r>
    </w:p>
    <w:p w14:paraId="49C6061B" w14:textId="6903A38F" w:rsidR="006A0639" w:rsidRPr="006A0639" w:rsidRDefault="006A0639" w:rsidP="006A0639">
      <w:r>
        <w:t>Auf dieser Seite wählt man wie beim Verbrauchen ein Produkt aus, welches man Überarbeiten möchte, und ändert anschliessend die Daten über Input</w:t>
      </w:r>
      <w:r w:rsidR="00E611FD">
        <w:t>f</w:t>
      </w:r>
      <w:r>
        <w:t xml:space="preserve">elder. Bestätigen </w:t>
      </w:r>
      <w:r w:rsidR="00E611FD">
        <w:t>wird erledigt,</w:t>
      </w:r>
      <w:r>
        <w:t xml:space="preserve"> indem man auf «Speichern» drückt.</w:t>
      </w:r>
    </w:p>
    <w:p w14:paraId="5E8B9262" w14:textId="5FCC1F84" w:rsidR="00FE2699" w:rsidRDefault="006A0639" w:rsidP="00FE2699">
      <w:pPr>
        <w:pStyle w:val="berschrift4"/>
      </w:pPr>
      <w:r>
        <w:t>Löschen</w:t>
      </w:r>
    </w:p>
    <w:p w14:paraId="46322521" w14:textId="336EEA65" w:rsidR="006A0639" w:rsidRDefault="00E611FD" w:rsidP="006A0639">
      <w:r>
        <w:t>Analoges</w:t>
      </w:r>
      <w:r w:rsidR="006A0639">
        <w:t xml:space="preserve"> Prinzip wie beim Verbrauchen.</w:t>
      </w:r>
    </w:p>
    <w:p w14:paraId="367F5057" w14:textId="16E209E0" w:rsidR="00B57010" w:rsidRDefault="00F335CB" w:rsidP="006A0639">
      <w:r>
        <w:rPr>
          <w:noProof/>
        </w:rPr>
        <w:lastRenderedPageBreak/>
        <mc:AlternateContent>
          <mc:Choice Requires="wps">
            <w:drawing>
              <wp:anchor distT="0" distB="0" distL="114300" distR="114300" simplePos="0" relativeHeight="251729920" behindDoc="0" locked="0" layoutInCell="1" allowOverlap="1" wp14:anchorId="78A19D1B" wp14:editId="48AE0F44">
                <wp:simplePos x="0" y="0"/>
                <wp:positionH relativeFrom="column">
                  <wp:posOffset>-5080</wp:posOffset>
                </wp:positionH>
                <wp:positionV relativeFrom="paragraph">
                  <wp:posOffset>6050915</wp:posOffset>
                </wp:positionV>
                <wp:extent cx="5670550" cy="635"/>
                <wp:effectExtent l="0" t="0" r="0" b="0"/>
                <wp:wrapSquare wrapText="bothSides"/>
                <wp:docPr id="60" name="Textfeld 60"/>
                <wp:cNvGraphicFramePr/>
                <a:graphic xmlns:a="http://schemas.openxmlformats.org/drawingml/2006/main">
                  <a:graphicData uri="http://schemas.microsoft.com/office/word/2010/wordprocessingShape">
                    <wps:wsp>
                      <wps:cNvSpPr txBox="1"/>
                      <wps:spPr>
                        <a:xfrm>
                          <a:off x="0" y="0"/>
                          <a:ext cx="5670550" cy="635"/>
                        </a:xfrm>
                        <a:prstGeom prst="rect">
                          <a:avLst/>
                        </a:prstGeom>
                        <a:solidFill>
                          <a:prstClr val="white"/>
                        </a:solidFill>
                        <a:ln>
                          <a:noFill/>
                        </a:ln>
                      </wps:spPr>
                      <wps:txbx>
                        <w:txbxContent>
                          <w:p w14:paraId="227C5553" w14:textId="7D2A03D2" w:rsidR="00F335CB" w:rsidRPr="00C04232" w:rsidRDefault="00F335CB" w:rsidP="00F335CB">
                            <w:pPr>
                              <w:pStyle w:val="Beschriftung"/>
                              <w:rPr>
                                <w:noProof/>
                              </w:rPr>
                            </w:pPr>
                            <w:bookmarkStart w:id="46" w:name="_Toc96639203"/>
                            <w:r>
                              <w:t xml:space="preserve">Abbildung </w:t>
                            </w:r>
                            <w:r w:rsidR="006367CA">
                              <w:fldChar w:fldCharType="begin"/>
                            </w:r>
                            <w:r w:rsidR="006367CA">
                              <w:instrText xml:space="preserve"> SEQ Abbildung \* ARABIC </w:instrText>
                            </w:r>
                            <w:r w:rsidR="006367CA">
                              <w:fldChar w:fldCharType="separate"/>
                            </w:r>
                            <w:r>
                              <w:rPr>
                                <w:noProof/>
                              </w:rPr>
                              <w:t>11</w:t>
                            </w:r>
                            <w:r w:rsidR="006367CA">
                              <w:rPr>
                                <w:noProof/>
                              </w:rPr>
                              <w:fldChar w:fldCharType="end"/>
                            </w:r>
                            <w:r>
                              <w:t xml:space="preserve"> Storyboard</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19D1B" id="Textfeld 60" o:spid="_x0000_s1036" type="#_x0000_t202" style="position:absolute;margin-left:-.4pt;margin-top:476.45pt;width:44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" stroked="f">
                <v:textbox style="mso-fit-shape-to-text:t" inset="0,0,0,0">
                  <w:txbxContent>
                    <w:p w14:paraId="227C5553" w14:textId="7D2A03D2" w:rsidR="00F335CB" w:rsidRPr="00C04232" w:rsidRDefault="00F335CB" w:rsidP="00F335CB">
                      <w:pPr>
                        <w:pStyle w:val="Beschriftung"/>
                        <w:rPr>
                          <w:noProof/>
                        </w:rPr>
                      </w:pPr>
                      <w:bookmarkStart w:id="47" w:name="_Toc96639203"/>
                      <w:r>
                        <w:t xml:space="preserve">Abbildung </w:t>
                      </w:r>
                      <w:r w:rsidR="006367CA">
                        <w:fldChar w:fldCharType="begin"/>
                      </w:r>
                      <w:r w:rsidR="006367CA">
                        <w:instrText xml:space="preserve"> SEQ Abbildung \* ARABIC </w:instrText>
                      </w:r>
                      <w:r w:rsidR="006367CA">
                        <w:fldChar w:fldCharType="separate"/>
                      </w:r>
                      <w:r>
                        <w:rPr>
                          <w:noProof/>
                        </w:rPr>
                        <w:t>11</w:t>
                      </w:r>
                      <w:r w:rsidR="006367CA">
                        <w:rPr>
                          <w:noProof/>
                        </w:rPr>
                        <w:fldChar w:fldCharType="end"/>
                      </w:r>
                      <w:r>
                        <w:t xml:space="preserve"> Storyboard</w:t>
                      </w:r>
                      <w:bookmarkEnd w:id="47"/>
                    </w:p>
                  </w:txbxContent>
                </v:textbox>
                <w10:wrap type="square"/>
              </v:shape>
            </w:pict>
          </mc:Fallback>
        </mc:AlternateContent>
      </w:r>
      <w:r>
        <w:rPr>
          <w:noProof/>
        </w:rPr>
        <mc:AlternateContent>
          <mc:Choice Requires="wpg">
            <w:drawing>
              <wp:anchor distT="0" distB="0" distL="114300" distR="114300" simplePos="0" relativeHeight="251693056" behindDoc="0" locked="0" layoutInCell="1" allowOverlap="1" wp14:anchorId="77FC7A5E" wp14:editId="64D76734">
                <wp:simplePos x="0" y="0"/>
                <wp:positionH relativeFrom="column">
                  <wp:posOffset>-5273</wp:posOffset>
                </wp:positionH>
                <wp:positionV relativeFrom="paragraph">
                  <wp:posOffset>286275</wp:posOffset>
                </wp:positionV>
                <wp:extent cx="5670550" cy="5708015"/>
                <wp:effectExtent l="0" t="0" r="6350" b="6985"/>
                <wp:wrapSquare wrapText="bothSides"/>
                <wp:docPr id="12" name="Gruppieren 12"/>
                <wp:cNvGraphicFramePr/>
                <a:graphic xmlns:a="http://schemas.openxmlformats.org/drawingml/2006/main">
                  <a:graphicData uri="http://schemas.microsoft.com/office/word/2010/wordprocessingGroup">
                    <wpg:wgp>
                      <wpg:cNvGrpSpPr/>
                      <wpg:grpSpPr>
                        <a:xfrm>
                          <a:off x="0" y="0"/>
                          <a:ext cx="5670550" cy="5708015"/>
                          <a:chOff x="0" y="0"/>
                          <a:chExt cx="5670550" cy="5708015"/>
                        </a:xfrm>
                      </wpg:grpSpPr>
                      <pic:pic xmlns:pic="http://schemas.openxmlformats.org/drawingml/2006/picture">
                        <pic:nvPicPr>
                          <pic:cNvPr id="1" name="Grafik 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70550" cy="5708015"/>
                          </a:xfrm>
                          <a:prstGeom prst="rect">
                            <a:avLst/>
                          </a:prstGeom>
                          <a:noFill/>
                          <a:ln>
                            <a:noFill/>
                          </a:ln>
                        </pic:spPr>
                      </pic:pic>
                      <wpg:grpSp>
                        <wpg:cNvPr id="11" name="Gruppieren 11"/>
                        <wpg:cNvGrpSpPr/>
                        <wpg:grpSpPr>
                          <a:xfrm>
                            <a:off x="541565" y="467248"/>
                            <a:ext cx="4163904" cy="3020785"/>
                            <a:chOff x="0" y="0"/>
                            <a:chExt cx="4163904" cy="3020785"/>
                          </a:xfrm>
                        </wpg:grpSpPr>
                        <wps:wsp>
                          <wps:cNvPr id="5" name="Gerade Verbindung mit Pfeil 5"/>
                          <wps:cNvCnPr/>
                          <wps:spPr>
                            <a:xfrm>
                              <a:off x="1643952" y="116393"/>
                              <a:ext cx="1057524"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Gerade Verbindung mit Pfeil 6"/>
                          <wps:cNvCnPr/>
                          <wps:spPr>
                            <a:xfrm flipV="1">
                              <a:off x="3050721" y="101321"/>
                              <a:ext cx="1113183" cy="1000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Gerade Verbindung mit Pfeil 7"/>
                          <wps:cNvCnPr/>
                          <wps:spPr>
                            <a:xfrm flipH="1">
                              <a:off x="0" y="15073"/>
                              <a:ext cx="1439324" cy="2614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Gerade Verbindung mit Pfeil 8"/>
                          <wps:cNvCnPr/>
                          <wps:spPr>
                            <a:xfrm flipH="1">
                              <a:off x="1555401" y="0"/>
                              <a:ext cx="319709" cy="26711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Gerade Verbindung mit Pfeil 9"/>
                          <wps:cNvCnPr/>
                          <wps:spPr>
                            <a:xfrm flipV="1">
                              <a:off x="1633904" y="2595405"/>
                              <a:ext cx="1002182" cy="4245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Gerade Verbindung mit Pfeil 10"/>
                          <wps:cNvCnPr/>
                          <wps:spPr>
                            <a:xfrm flipV="1">
                              <a:off x="2091104" y="2785277"/>
                              <a:ext cx="1927555" cy="2355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4D9E0B5" id="Gruppieren 12" o:spid="_x0000_s1026" style="position:absolute;margin-left:-.4pt;margin-top:22.55pt;width:446.5pt;height:449.45pt;z-index:251693056" coordsize="56705,57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56705;height:57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">
                  <v:imagedata r:id="rId22" o:title=""/>
                </v:shape>
                <v:group id="Gruppieren 11" o:spid="_x0000_s1028" style="position:absolute;left:5415;top:4672;width:41639;height:30208" coordsize="41639,30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32" coordsize="21600,21600" o:spt="32" o:oned="t" path="m,l21600,21600e" filled="f">
                    <v:path arrowok="t" fillok="f" o:connecttype="none"/>
                    <o:lock v:ext="edit" shapetype="t"/>
                  </v:shapetype>
                  <v:shape id="Gerade Verbindung mit Pfeil 5" o:spid="_x0000_s1029" type="#_x0000_t32" style="position:absolute;left:16439;top:1163;width:105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" strokecolor="red" strokeweight=".5pt">
                    <v:stroke endarrow="block" joinstyle="miter"/>
                  </v:shape>
                  <v:shape id="Gerade Verbindung mit Pfeil 6" o:spid="_x0000_s1030" type="#_x0000_t32" style="position:absolute;left:30507;top:1013;width:11132;height:1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" strokecolor="red" strokeweight=".5pt">
                    <v:stroke endarrow="block" joinstyle="miter"/>
                  </v:shape>
                  <v:shape id="Gerade Verbindung mit Pfeil 7" o:spid="_x0000_s1031" type="#_x0000_t32" style="position:absolute;top:150;width:14393;height:26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" strokecolor="red" strokeweight=".5pt">
                    <v:stroke endarrow="block" joinstyle="miter"/>
                  </v:shape>
                  <v:shape id="Gerade Verbindung mit Pfeil 8" o:spid="_x0000_s1032" type="#_x0000_t32" style="position:absolute;left:15554;width:3197;height:267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" strokecolor="red" strokeweight=".5pt">
                    <v:stroke endarrow="block" joinstyle="miter"/>
                  </v:shape>
                  <v:shape id="Gerade Verbindung mit Pfeil 9" o:spid="_x0000_s1033" type="#_x0000_t32" style="position:absolute;left:16339;top:25954;width:10021;height:42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" strokecolor="red" strokeweight=".5pt">
                    <v:stroke endarrow="block" joinstyle="miter"/>
                  </v:shape>
                  <v:shape id="Gerade Verbindung mit Pfeil 10" o:spid="_x0000_s1034" type="#_x0000_t32" style="position:absolute;left:20911;top:27852;width:19275;height:23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" strokecolor="red" strokeweight=".5pt">
                    <v:stroke endarrow="block" joinstyle="miter"/>
                  </v:shape>
                </v:group>
                <w10:wrap type="square"/>
              </v:group>
            </w:pict>
          </mc:Fallback>
        </mc:AlternateContent>
      </w:r>
    </w:p>
    <w:p w14:paraId="2313E5A1" w14:textId="5D96DD77" w:rsidR="00BB31C7" w:rsidRDefault="00BB31C7" w:rsidP="00BB31C7">
      <w:pPr>
        <w:pStyle w:val="berschrift2"/>
      </w:pPr>
      <w:bookmarkStart w:id="48" w:name="_Toc96639161"/>
      <w:r>
        <w:t>Datenbank</w:t>
      </w:r>
      <w:bookmarkEnd w:id="48"/>
    </w:p>
    <w:p w14:paraId="26D1F9CE" w14:textId="57272A4D" w:rsidR="00BB31C7" w:rsidRDefault="00BB31C7" w:rsidP="00BB31C7">
      <w:r>
        <w:t>Bezüglich der Datenbank habe ich mich für SQLite entschieden, da diese mit ihrer relationalen Natur ermöglicht</w:t>
      </w:r>
      <w:r w:rsidR="00E611FD">
        <w:t>,</w:t>
      </w:r>
      <w:r>
        <w:t xml:space="preserve"> feste Kategorien mit einzelnen Artikeln zu verbinden. Ebenso ist SQLite eine lokale Datenbank</w:t>
      </w:r>
      <w:r w:rsidR="00E611FD">
        <w:t>,</w:t>
      </w:r>
      <w:r>
        <w:t xml:space="preserve"> weswegen diese App folglich auch dann benutzt werden kann, wenn gerade einmal kein Internet zur Verfügung steht. Hinzu</w:t>
      </w:r>
      <w:r w:rsidR="00E611FD">
        <w:t xml:space="preserve"> </w:t>
      </w:r>
      <w:r>
        <w:t>kommt</w:t>
      </w:r>
      <w:r w:rsidR="00E611FD">
        <w:t>,</w:t>
      </w:r>
      <w:r>
        <w:t xml:space="preserve"> da</w:t>
      </w:r>
      <w:r w:rsidR="00E611FD">
        <w:t>s</w:t>
      </w:r>
      <w:r>
        <w:t>s Cordova mittels eines Plugins besagtes SQLite unterstützt.</w:t>
      </w:r>
    </w:p>
    <w:p w14:paraId="0584E0CA" w14:textId="550401BE" w:rsidR="00895124" w:rsidRPr="00895124" w:rsidRDefault="00895124" w:rsidP="00895124">
      <w:pPr>
        <w:pStyle w:val="berschrift3"/>
      </w:pPr>
      <w:bookmarkStart w:id="49" w:name="_Toc96639162"/>
      <w:r>
        <w:lastRenderedPageBreak/>
        <w:t>ERD</w:t>
      </w:r>
      <w:r w:rsidR="00F335CB">
        <w:rPr>
          <w:noProof/>
        </w:rPr>
        <mc:AlternateContent>
          <mc:Choice Requires="wps">
            <w:drawing>
              <wp:anchor distT="0" distB="0" distL="114300" distR="114300" simplePos="0" relativeHeight="251731968" behindDoc="0" locked="0" layoutInCell="1" allowOverlap="1" wp14:anchorId="15C3C31F" wp14:editId="6A7102F4">
                <wp:simplePos x="0" y="0"/>
                <wp:positionH relativeFrom="column">
                  <wp:posOffset>1270</wp:posOffset>
                </wp:positionH>
                <wp:positionV relativeFrom="paragraph">
                  <wp:posOffset>1850390</wp:posOffset>
                </wp:positionV>
                <wp:extent cx="4903470" cy="635"/>
                <wp:effectExtent l="0" t="0" r="0" b="0"/>
                <wp:wrapSquare wrapText="bothSides"/>
                <wp:docPr id="61" name="Textfeld 61"/>
                <wp:cNvGraphicFramePr/>
                <a:graphic xmlns:a="http://schemas.openxmlformats.org/drawingml/2006/main">
                  <a:graphicData uri="http://schemas.microsoft.com/office/word/2010/wordprocessingShape">
                    <wps:wsp>
                      <wps:cNvSpPr txBox="1"/>
                      <wps:spPr>
                        <a:xfrm>
                          <a:off x="0" y="0"/>
                          <a:ext cx="4903470" cy="635"/>
                        </a:xfrm>
                        <a:prstGeom prst="rect">
                          <a:avLst/>
                        </a:prstGeom>
                        <a:solidFill>
                          <a:prstClr val="white"/>
                        </a:solidFill>
                        <a:ln>
                          <a:noFill/>
                        </a:ln>
                      </wps:spPr>
                      <wps:txbx>
                        <w:txbxContent>
                          <w:p w14:paraId="13F910BE" w14:textId="2A896AFD" w:rsidR="00F335CB" w:rsidRDefault="00F335CB" w:rsidP="00F335CB">
                            <w:pPr>
                              <w:pStyle w:val="Beschriftung"/>
                            </w:pPr>
                            <w:bookmarkStart w:id="50" w:name="_Toc96639204"/>
                            <w:r>
                              <w:t xml:space="preserve">Abbildung </w:t>
                            </w:r>
                            <w:r w:rsidR="006367CA">
                              <w:fldChar w:fldCharType="begin"/>
                            </w:r>
                            <w:r w:rsidR="006367CA">
                              <w:instrText xml:space="preserve"> SEQ Abbildung \* ARABIC </w:instrText>
                            </w:r>
                            <w:r w:rsidR="006367CA">
                              <w:fldChar w:fldCharType="separate"/>
                            </w:r>
                            <w:r>
                              <w:rPr>
                                <w:noProof/>
                              </w:rPr>
                              <w:t>12</w:t>
                            </w:r>
                            <w:r w:rsidR="006367CA">
                              <w:rPr>
                                <w:noProof/>
                              </w:rPr>
                              <w:fldChar w:fldCharType="end"/>
                            </w:r>
                            <w:r>
                              <w:t xml:space="preserve"> ERD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3C31F" id="Textfeld 61" o:spid="_x0000_s1037" type="#_x0000_t202" style="position:absolute;left:0;text-align:left;margin-left:.1pt;margin-top:145.7pt;width:386.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" stroked="f">
                <v:textbox style="mso-fit-shape-to-text:t" inset="0,0,0,0">
                  <w:txbxContent>
                    <w:p w14:paraId="13F910BE" w14:textId="2A896AFD" w:rsidR="00F335CB" w:rsidRDefault="00F335CB" w:rsidP="00F335CB">
                      <w:pPr>
                        <w:pStyle w:val="Beschriftung"/>
                      </w:pPr>
                      <w:bookmarkStart w:id="51" w:name="_Toc96639204"/>
                      <w:r>
                        <w:t xml:space="preserve">Abbildung </w:t>
                      </w:r>
                      <w:r w:rsidR="006367CA">
                        <w:fldChar w:fldCharType="begin"/>
                      </w:r>
                      <w:r w:rsidR="006367CA">
                        <w:instrText xml:space="preserve"> SEQ Abbildung \* ARABIC </w:instrText>
                      </w:r>
                      <w:r w:rsidR="006367CA">
                        <w:fldChar w:fldCharType="separate"/>
                      </w:r>
                      <w:r>
                        <w:rPr>
                          <w:noProof/>
                        </w:rPr>
                        <w:t>12</w:t>
                      </w:r>
                      <w:r w:rsidR="006367CA">
                        <w:rPr>
                          <w:noProof/>
                        </w:rPr>
                        <w:fldChar w:fldCharType="end"/>
                      </w:r>
                      <w:r>
                        <w:t xml:space="preserve"> ERD</w:t>
                      </w:r>
                      <w:bookmarkEnd w:id="51"/>
                    </w:p>
                  </w:txbxContent>
                </v:textbox>
                <w10:wrap type="square"/>
              </v:shape>
            </w:pict>
          </mc:Fallback>
        </mc:AlternateContent>
      </w:r>
      <w:r w:rsidR="00F335CB">
        <w:rPr>
          <w:noProof/>
        </w:rPr>
        <w:drawing>
          <wp:anchor distT="0" distB="0" distL="114300" distR="114300" simplePos="0" relativeHeight="251698176" behindDoc="0" locked="0" layoutInCell="1" allowOverlap="1" wp14:anchorId="2B208F8F" wp14:editId="369F2DED">
            <wp:simplePos x="0" y="0"/>
            <wp:positionH relativeFrom="column">
              <wp:posOffset>1353</wp:posOffset>
            </wp:positionH>
            <wp:positionV relativeFrom="paragraph">
              <wp:posOffset>204442</wp:posOffset>
            </wp:positionV>
            <wp:extent cx="4903470" cy="1589742"/>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3470" cy="1589742"/>
                    </a:xfrm>
                    <a:prstGeom prst="rect">
                      <a:avLst/>
                    </a:prstGeom>
                    <a:noFill/>
                    <a:ln>
                      <a:noFill/>
                    </a:ln>
                  </pic:spPr>
                </pic:pic>
              </a:graphicData>
            </a:graphic>
          </wp:anchor>
        </w:drawing>
      </w:r>
      <w:bookmarkEnd w:id="49"/>
    </w:p>
    <w:p w14:paraId="3AA03ED6" w14:textId="1364E3E8" w:rsidR="00BB31C7" w:rsidRDefault="00BB31C7" w:rsidP="00BB31C7">
      <w:pPr>
        <w:pStyle w:val="berschrift2"/>
      </w:pPr>
      <w:bookmarkStart w:id="52" w:name="_Toc96639163"/>
      <w:r>
        <w:t>Veröffentlichen</w:t>
      </w:r>
      <w:bookmarkEnd w:id="52"/>
    </w:p>
    <w:p w14:paraId="208808D6" w14:textId="6F0F02CA" w:rsidR="00BB31C7" w:rsidRDefault="00BB31C7" w:rsidP="00BB31C7">
      <w:r>
        <w:t>Eine Google Playstore Veröffentlichung der App ist nicht vorgesehen, da dies mit Kostenaufwand verbunden sind.</w:t>
      </w:r>
    </w:p>
    <w:p w14:paraId="721520E6" w14:textId="7C9A7B5C" w:rsidR="00BB31C7" w:rsidRDefault="00BB31C7" w:rsidP="00BB31C7">
      <w:pPr>
        <w:pStyle w:val="berschrift1"/>
      </w:pPr>
      <w:bookmarkStart w:id="53" w:name="_Toc96639164"/>
      <w:r>
        <w:t>Realisieren</w:t>
      </w:r>
      <w:bookmarkEnd w:id="53"/>
    </w:p>
    <w:p w14:paraId="491CFE84" w14:textId="558B93E5" w:rsidR="006A0639" w:rsidRDefault="00BB31C7" w:rsidP="00BB31C7">
      <w:pPr>
        <w:pStyle w:val="berschrift2"/>
      </w:pPr>
      <w:bookmarkStart w:id="54" w:name="_Toc96639165"/>
      <w:r>
        <w:t>GitHub</w:t>
      </w:r>
      <w:bookmarkEnd w:id="54"/>
    </w:p>
    <w:p w14:paraId="09D3AF66" w14:textId="7B38FC33" w:rsidR="00BB31C7" w:rsidRDefault="00F335CB" w:rsidP="00B57010">
      <w:pPr>
        <w:jc w:val="both"/>
      </w:pPr>
      <w:r>
        <w:rPr>
          <w:noProof/>
        </w:rPr>
        <mc:AlternateContent>
          <mc:Choice Requires="wps">
            <w:drawing>
              <wp:anchor distT="0" distB="0" distL="114300" distR="114300" simplePos="0" relativeHeight="251734016" behindDoc="0" locked="0" layoutInCell="1" allowOverlap="1" wp14:anchorId="1D644DE7" wp14:editId="2EFED863">
                <wp:simplePos x="0" y="0"/>
                <wp:positionH relativeFrom="column">
                  <wp:posOffset>3903980</wp:posOffset>
                </wp:positionH>
                <wp:positionV relativeFrom="paragraph">
                  <wp:posOffset>1105535</wp:posOffset>
                </wp:positionV>
                <wp:extent cx="1851660" cy="635"/>
                <wp:effectExtent l="0" t="0" r="0" b="0"/>
                <wp:wrapSquare wrapText="bothSides"/>
                <wp:docPr id="63" name="Textfeld 63"/>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4354A045" w14:textId="7DEA0610" w:rsidR="00F335CB" w:rsidRPr="00CE4395" w:rsidRDefault="00F335CB" w:rsidP="00F335CB">
                            <w:pPr>
                              <w:pStyle w:val="Beschriftung"/>
                              <w:rPr>
                                <w:noProof/>
                              </w:rPr>
                            </w:pPr>
                            <w:bookmarkStart w:id="55" w:name="_Toc96639205"/>
                            <w:r>
                              <w:t xml:space="preserve">Abbildung </w:t>
                            </w:r>
                            <w:r w:rsidR="006367CA">
                              <w:fldChar w:fldCharType="begin"/>
                            </w:r>
                            <w:r w:rsidR="006367CA">
                              <w:instrText xml:space="preserve"> </w:instrText>
                            </w:r>
                            <w:r w:rsidR="006367CA">
                              <w:instrText xml:space="preserve">SEQ Abbildung \* ARABIC </w:instrText>
                            </w:r>
                            <w:r w:rsidR="006367CA">
                              <w:fldChar w:fldCharType="separate"/>
                            </w:r>
                            <w:r>
                              <w:rPr>
                                <w:noProof/>
                              </w:rPr>
                              <w:t>13</w:t>
                            </w:r>
                            <w:r w:rsidR="006367CA">
                              <w:rPr>
                                <w:noProof/>
                              </w:rPr>
                              <w:fldChar w:fldCharType="end"/>
                            </w:r>
                            <w:r>
                              <w:t xml:space="preserve"> GitHub Logo</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44DE7" id="Textfeld 63" o:spid="_x0000_s1038" type="#_x0000_t202" style="position:absolute;left:0;text-align:left;margin-left:307.4pt;margin-top:87.05pt;width:145.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iZGQIAAEA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" stroked="f">
                <v:textbox style="mso-fit-shape-to-text:t" inset="0,0,0,0">
                  <w:txbxContent>
                    <w:p w14:paraId="4354A045" w14:textId="7DEA0610" w:rsidR="00F335CB" w:rsidRPr="00CE4395" w:rsidRDefault="00F335CB" w:rsidP="00F335CB">
                      <w:pPr>
                        <w:pStyle w:val="Beschriftung"/>
                        <w:rPr>
                          <w:noProof/>
                        </w:rPr>
                      </w:pPr>
                      <w:bookmarkStart w:id="56" w:name="_Toc96639205"/>
                      <w:r>
                        <w:t xml:space="preserve">Abbildung </w:t>
                      </w:r>
                      <w:r w:rsidR="006367CA">
                        <w:fldChar w:fldCharType="begin"/>
                      </w:r>
                      <w:r w:rsidR="006367CA">
                        <w:instrText xml:space="preserve"> </w:instrText>
                      </w:r>
                      <w:r w:rsidR="006367CA">
                        <w:instrText xml:space="preserve">SEQ Abbildung \* ARABIC </w:instrText>
                      </w:r>
                      <w:r w:rsidR="006367CA">
                        <w:fldChar w:fldCharType="separate"/>
                      </w:r>
                      <w:r>
                        <w:rPr>
                          <w:noProof/>
                        </w:rPr>
                        <w:t>13</w:t>
                      </w:r>
                      <w:r w:rsidR="006367CA">
                        <w:rPr>
                          <w:noProof/>
                        </w:rPr>
                        <w:fldChar w:fldCharType="end"/>
                      </w:r>
                      <w:r>
                        <w:t xml:space="preserve"> GitHub Logo</w:t>
                      </w:r>
                      <w:bookmarkEnd w:id="56"/>
                    </w:p>
                  </w:txbxContent>
                </v:textbox>
                <w10:wrap type="square"/>
              </v:shape>
            </w:pict>
          </mc:Fallback>
        </mc:AlternateContent>
      </w:r>
      <w:r>
        <w:rPr>
          <w:noProof/>
        </w:rPr>
        <w:drawing>
          <wp:anchor distT="0" distB="0" distL="114300" distR="114300" simplePos="0" relativeHeight="251702272" behindDoc="0" locked="0" layoutInCell="1" allowOverlap="1" wp14:anchorId="058C3828" wp14:editId="13B1B67D">
            <wp:simplePos x="0" y="0"/>
            <wp:positionH relativeFrom="column">
              <wp:posOffset>3904118</wp:posOffset>
            </wp:positionH>
            <wp:positionV relativeFrom="paragraph">
              <wp:posOffset>8365</wp:posOffset>
            </wp:positionV>
            <wp:extent cx="1851660" cy="1040130"/>
            <wp:effectExtent l="0" t="0" r="0" b="7620"/>
            <wp:wrapSquare wrapText="bothSides"/>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1660" cy="1040130"/>
                    </a:xfrm>
                    <a:prstGeom prst="rect">
                      <a:avLst/>
                    </a:prstGeom>
                    <a:noFill/>
                    <a:ln>
                      <a:noFill/>
                    </a:ln>
                  </pic:spPr>
                </pic:pic>
              </a:graphicData>
            </a:graphic>
          </wp:anchor>
        </w:drawing>
      </w:r>
      <w:r w:rsidR="00BB31C7">
        <w:t xml:space="preserve">GitHub dient im Falle dieser Projektarbeit als Cloud Speichermedium, um dafür zu sorgen </w:t>
      </w:r>
      <w:r w:rsidR="003A5BEB">
        <w:t>das</w:t>
      </w:r>
      <w:r w:rsidR="00E611FD">
        <w:t>s</w:t>
      </w:r>
      <w:r w:rsidR="003A5BEB">
        <w:t>,</w:t>
      </w:r>
      <w:r w:rsidR="00BB31C7">
        <w:t xml:space="preserve"> falls meine Daten auf dem Computer verloren gehen</w:t>
      </w:r>
      <w:r w:rsidR="00E611FD">
        <w:t>,</w:t>
      </w:r>
      <w:r w:rsidR="00BB31C7">
        <w:t xml:space="preserve"> ich diese einfach wieder vom Repository klonen kann. </w:t>
      </w:r>
      <w:r w:rsidR="003A5BEB">
        <w:t>Diese Entscheidung wurde gefällt, da ich</w:t>
      </w:r>
      <w:r w:rsidR="00E611FD">
        <w:t xml:space="preserve"> dieses Vorgehen</w:t>
      </w:r>
      <w:r w:rsidR="003A5BEB">
        <w:t xml:space="preserve"> bereits für mein ÜK Projekt benutzt und nur Positives erlebt habe.</w:t>
      </w:r>
      <w:r w:rsidR="00B57010" w:rsidRPr="00B57010">
        <w:rPr>
          <w:noProof/>
        </w:rPr>
        <w:t xml:space="preserve"> </w:t>
      </w:r>
    </w:p>
    <w:p w14:paraId="6F3FC152" w14:textId="7CA527A9" w:rsidR="00BB31C7" w:rsidRDefault="00BB31C7" w:rsidP="00BB31C7">
      <w:r>
        <w:t>Um die Daten zwischen dem Repository und dem Computer hin</w:t>
      </w:r>
      <w:r w:rsidR="00E611FD">
        <w:t>-</w:t>
      </w:r>
      <w:r>
        <w:t xml:space="preserve"> und herzuschieben, benutze ich das Programm «GitHub Desktop»</w:t>
      </w:r>
      <w:r w:rsidR="003A5BEB">
        <w:t>. Ebenso arbeite ich mit «</w:t>
      </w:r>
      <w:r w:rsidR="003A5BEB" w:rsidRPr="003A5BEB">
        <w:t>Visual Studio Code</w:t>
      </w:r>
      <w:r w:rsidR="003A5BEB">
        <w:t>»</w:t>
      </w:r>
      <w:r w:rsidR="00407673">
        <w:t>,</w:t>
      </w:r>
      <w:r w:rsidR="003A5BEB">
        <w:t xml:space="preserve"> was eine Integrierte Klon wie auch Synchronisation mit dem Repository ermöglicht. </w:t>
      </w:r>
    </w:p>
    <w:p w14:paraId="1233A2DA" w14:textId="3BBD442F" w:rsidR="00411D33" w:rsidRDefault="00411D33" w:rsidP="00411D33">
      <w:pPr>
        <w:pStyle w:val="berschrift2"/>
      </w:pPr>
      <w:bookmarkStart w:id="57" w:name="_Toc96639166"/>
      <w:proofErr w:type="spellStart"/>
      <w:r>
        <w:t>JQuery</w:t>
      </w:r>
      <w:proofErr w:type="spellEnd"/>
      <w:r w:rsidR="00E332FA">
        <w:t xml:space="preserve"> </w:t>
      </w:r>
      <w:r w:rsidR="00F82273">
        <w:t>22</w:t>
      </w:r>
      <w:bookmarkEnd w:id="57"/>
    </w:p>
    <w:p w14:paraId="1B95BF82" w14:textId="154932FE" w:rsidR="00411D33" w:rsidRDefault="00411D33" w:rsidP="00411D33">
      <w:r>
        <w:t xml:space="preserve">Um einem die Möglichkeit zu geben zwischen den Unterseiten zu wechseln, benötigt es </w:t>
      </w:r>
      <w:proofErr w:type="spellStart"/>
      <w:r>
        <w:t>JQuery</w:t>
      </w:r>
      <w:proofErr w:type="spellEnd"/>
      <w:r>
        <w:t xml:space="preserve"> welches beim Wechsel die richtigen HTML</w:t>
      </w:r>
      <w:r w:rsidR="00407673">
        <w:t>-</w:t>
      </w:r>
      <w:r>
        <w:t xml:space="preserve"> und JS</w:t>
      </w:r>
      <w:r w:rsidR="00407673">
        <w:t>-</w:t>
      </w:r>
      <w:r>
        <w:t>Dateien</w:t>
      </w:r>
      <w:r w:rsidRPr="00411D33">
        <w:t xml:space="preserve"> </w:t>
      </w:r>
      <w:r>
        <w:t>in ein DIV vom «Index.html» lädt. Folgender Code implementiert dies:</w:t>
      </w:r>
    </w:p>
    <w:p w14:paraId="7287B855" w14:textId="2DF79B67" w:rsidR="00411D33" w:rsidRPr="00B57010" w:rsidRDefault="00411D33" w:rsidP="00411D33">
      <w:pPr>
        <w:pStyle w:val="Code"/>
      </w:pPr>
      <w:r w:rsidRPr="00B57010">
        <w:t>&lt;</w:t>
      </w:r>
      <w:proofErr w:type="spellStart"/>
      <w:r w:rsidRPr="00B57010">
        <w:t>script</w:t>
      </w:r>
      <w:proofErr w:type="spellEnd"/>
      <w:r w:rsidRPr="00B57010">
        <w:t xml:space="preserve"> src="https://cdnjs.cloudflare.com/ajax/libs/jquery/3.5.1/jquery.min.js"&gt;&lt;/script&gt;</w:t>
      </w:r>
    </w:p>
    <w:p w14:paraId="0F1189E0" w14:textId="1F3BCEAA" w:rsidR="00411D33" w:rsidRDefault="009F52FC" w:rsidP="009F52FC">
      <w:pPr>
        <w:pStyle w:val="berschrift2"/>
        <w:rPr>
          <w:lang w:val="fr-CH"/>
        </w:rPr>
      </w:pPr>
      <w:bookmarkStart w:id="58" w:name="_Toc96639167"/>
      <w:r>
        <w:rPr>
          <w:lang w:val="fr-CH"/>
        </w:rPr>
        <w:t xml:space="preserve">Bootstrap + </w:t>
      </w:r>
      <w:proofErr w:type="spellStart"/>
      <w:r>
        <w:rPr>
          <w:lang w:val="fr-CH"/>
        </w:rPr>
        <w:t>Datepicker</w:t>
      </w:r>
      <w:bookmarkEnd w:id="58"/>
      <w:proofErr w:type="spellEnd"/>
    </w:p>
    <w:p w14:paraId="54741537" w14:textId="67835BAC" w:rsidR="009F52FC" w:rsidRDefault="009F52FC" w:rsidP="009F52FC">
      <w:r w:rsidRPr="009F52FC">
        <w:t>Damit ich eine schöne A</w:t>
      </w:r>
      <w:r>
        <w:t>pp habe</w:t>
      </w:r>
      <w:r w:rsidR="00407673">
        <w:t>,</w:t>
      </w:r>
      <w:r>
        <w:t xml:space="preserve"> </w:t>
      </w:r>
      <w:r w:rsidR="00407673">
        <w:t>wollte ich auf</w:t>
      </w:r>
      <w:r>
        <w:t xml:space="preserve"> Bootstrap zurück</w:t>
      </w:r>
      <w:r w:rsidR="00407673">
        <w:t>greifen</w:t>
      </w:r>
      <w:r>
        <w:t>, da wir mit diesem schon sehr lange arbeiten. Ebenso musste ich per speziellem Bootstrap link mir den dazugehörigen Datumswähler ziehen.</w:t>
      </w:r>
    </w:p>
    <w:p w14:paraId="1CB54F0A" w14:textId="77777777" w:rsidR="009F52FC" w:rsidRPr="000B26BF" w:rsidRDefault="009F52FC" w:rsidP="009F52FC">
      <w:pPr>
        <w:pStyle w:val="Code"/>
        <w:rPr>
          <w:lang w:val="en-US"/>
        </w:rPr>
      </w:pPr>
      <w:r w:rsidRPr="000B26BF">
        <w:t xml:space="preserve">    </w:t>
      </w:r>
      <w:r w:rsidRPr="000B26BF">
        <w:rPr>
          <w:lang w:val="en-US"/>
        </w:rPr>
        <w:t>&lt;script type="text/</w:t>
      </w:r>
      <w:proofErr w:type="spellStart"/>
      <w:r w:rsidRPr="000B26BF">
        <w:rPr>
          <w:lang w:val="en-US"/>
        </w:rPr>
        <w:t>javascript</w:t>
      </w:r>
      <w:proofErr w:type="spellEnd"/>
      <w:r w:rsidRPr="000B26BF">
        <w:rPr>
          <w:lang w:val="en-US"/>
        </w:rPr>
        <w:t>"</w:t>
      </w:r>
    </w:p>
    <w:p w14:paraId="72A60666" w14:textId="44199AEC" w:rsidR="009F52FC" w:rsidRPr="000B26BF" w:rsidRDefault="009F52FC" w:rsidP="009F52FC">
      <w:pPr>
        <w:pStyle w:val="Code"/>
        <w:rPr>
          <w:lang w:val="en-US"/>
        </w:rPr>
      </w:pPr>
      <w:r w:rsidRPr="000B26BF">
        <w:rPr>
          <w:lang w:val="en-US"/>
        </w:rPr>
        <w:t xml:space="preserve">        src="https://cdnjs.cloudflare.com/ajax/libs/bootstrap-datepicker/1.4.1/js/bootstrap-datepicker.min.js"&gt;&lt;/script&gt;</w:t>
      </w:r>
    </w:p>
    <w:p w14:paraId="25592D79" w14:textId="77777777" w:rsidR="009F52FC" w:rsidRPr="000B26BF" w:rsidRDefault="009F52FC" w:rsidP="009F52FC">
      <w:pPr>
        <w:pStyle w:val="Code"/>
        <w:rPr>
          <w:lang w:val="en-US"/>
        </w:rPr>
      </w:pPr>
    </w:p>
    <w:p w14:paraId="66507A1A" w14:textId="77777777" w:rsidR="009F52FC" w:rsidRPr="000B26BF" w:rsidRDefault="009F52FC" w:rsidP="009F52FC">
      <w:pPr>
        <w:pStyle w:val="Code"/>
        <w:rPr>
          <w:lang w:val="en-US"/>
        </w:rPr>
      </w:pPr>
      <w:r w:rsidRPr="000B26BF">
        <w:rPr>
          <w:lang w:val="en-US"/>
        </w:rPr>
        <w:t xml:space="preserve">    &lt;link </w:t>
      </w:r>
      <w:proofErr w:type="spellStart"/>
      <w:r w:rsidRPr="000B26BF">
        <w:rPr>
          <w:lang w:val="en-US"/>
        </w:rPr>
        <w:t>rel</w:t>
      </w:r>
      <w:proofErr w:type="spellEnd"/>
      <w:r w:rsidRPr="000B26BF">
        <w:rPr>
          <w:lang w:val="en-US"/>
        </w:rPr>
        <w:t>="stylesheet"</w:t>
      </w:r>
    </w:p>
    <w:p w14:paraId="3EF8D6ED" w14:textId="69323759" w:rsidR="009F52FC" w:rsidRPr="000B26BF" w:rsidRDefault="009F52FC" w:rsidP="009F52FC">
      <w:pPr>
        <w:pStyle w:val="Code"/>
        <w:rPr>
          <w:lang w:val="en-US"/>
        </w:rPr>
      </w:pPr>
      <w:r w:rsidRPr="000B26BF">
        <w:rPr>
          <w:lang w:val="en-US"/>
        </w:rPr>
        <w:t xml:space="preserve">        href="https://cdnjs.cloudflare.com/ajax/libs/bootstrap-datepicker/1.4.1/css/bootstrap-datepicker3.css" /&gt;</w:t>
      </w:r>
    </w:p>
    <w:p w14:paraId="3565AD33" w14:textId="5F4DCE9B" w:rsidR="00C45A2A" w:rsidRDefault="00C45A2A" w:rsidP="00C45A2A">
      <w:pPr>
        <w:pStyle w:val="berschrift2"/>
      </w:pPr>
      <w:bookmarkStart w:id="59" w:name="_Toc96639168"/>
      <w:r>
        <w:lastRenderedPageBreak/>
        <w:t>Datenbank</w:t>
      </w:r>
      <w:bookmarkEnd w:id="59"/>
    </w:p>
    <w:p w14:paraId="3069B066" w14:textId="44F50706" w:rsidR="00C45A2A" w:rsidRDefault="00C45A2A" w:rsidP="00C45A2A">
      <w:r>
        <w:t xml:space="preserve">Im folgenden Unterkapitel wird die Kommunikation </w:t>
      </w:r>
      <w:r w:rsidR="00AD2481">
        <w:t>mit der SQLite Datenbank erläutert.</w:t>
      </w:r>
      <w:r w:rsidR="009F32A8">
        <w:t xml:space="preserve"> Zuvor </w:t>
      </w:r>
      <w:r w:rsidR="00407673">
        <w:t xml:space="preserve">möchte </w:t>
      </w:r>
      <w:r w:rsidR="009F32A8">
        <w:t>ich ein grosse</w:t>
      </w:r>
      <w:r w:rsidR="00407673">
        <w:t>s</w:t>
      </w:r>
      <w:r w:rsidR="009F32A8">
        <w:t xml:space="preserve"> Dank</w:t>
      </w:r>
      <w:r w:rsidR="00407673">
        <w:t>eschön</w:t>
      </w:r>
      <w:r w:rsidR="009F32A8">
        <w:t xml:space="preserve"> an folgenden </w:t>
      </w:r>
      <w:r w:rsidR="00C51711">
        <w:t>Stack Overflow</w:t>
      </w:r>
      <w:r w:rsidR="009F32A8">
        <w:t xml:space="preserve"> Thread </w:t>
      </w:r>
      <w:r w:rsidR="00407673">
        <w:t>aussprechen</w:t>
      </w:r>
      <w:r w:rsidR="009F32A8">
        <w:t>, welcher mir viel geholfen hat zu verstehen</w:t>
      </w:r>
      <w:r w:rsidR="00407673">
        <w:t>,</w:t>
      </w:r>
      <w:r w:rsidR="009F32A8">
        <w:t xml:space="preserve"> wi</w:t>
      </w:r>
      <w:r w:rsidR="00407673">
        <w:t>e</w:t>
      </w:r>
      <w:r w:rsidR="009F32A8">
        <w:t xml:space="preserve"> </w:t>
      </w:r>
      <w:proofErr w:type="spellStart"/>
      <w:r w:rsidR="009F32A8">
        <w:t>Sqlite</w:t>
      </w:r>
      <w:proofErr w:type="spellEnd"/>
      <w:r w:rsidR="009F32A8">
        <w:t xml:space="preserve"> mit Cordova funktioniert: </w:t>
      </w:r>
      <w:hyperlink r:id="rId25" w:history="1">
        <w:r w:rsidR="00627BE2">
          <w:rPr>
            <w:rStyle w:val="Hyperlink"/>
          </w:rPr>
          <w:t>Hyperl</w:t>
        </w:r>
        <w:r w:rsidR="009F32A8" w:rsidRPr="009F32A8">
          <w:rPr>
            <w:rStyle w:val="Hyperlink"/>
          </w:rPr>
          <w:t>ink</w:t>
        </w:r>
      </w:hyperlink>
    </w:p>
    <w:p w14:paraId="3F5622E5" w14:textId="2042BB24" w:rsidR="00AD2481" w:rsidRDefault="00AD2481" w:rsidP="00AD2481">
      <w:pPr>
        <w:pStyle w:val="berschrift3"/>
      </w:pPr>
      <w:bookmarkStart w:id="60" w:name="_Toc96639169"/>
      <w:r>
        <w:t>Öffnen</w:t>
      </w:r>
      <w:bookmarkEnd w:id="60"/>
    </w:p>
    <w:p w14:paraId="5A94CCA0" w14:textId="404E3794" w:rsidR="00AD2481" w:rsidRDefault="00AD2481" w:rsidP="00AD2481">
      <w:r>
        <w:t xml:space="preserve">Damit </w:t>
      </w:r>
      <w:r w:rsidR="009F32A8">
        <w:t>man</w:t>
      </w:r>
      <w:r>
        <w:t xml:space="preserve"> </w:t>
      </w:r>
      <w:r w:rsidR="00407673">
        <w:t xml:space="preserve">eine Aktion auslösen </w:t>
      </w:r>
      <w:r>
        <w:t>kann</w:t>
      </w:r>
      <w:r w:rsidR="00407673">
        <w:t>,</w:t>
      </w:r>
      <w:r>
        <w:t xml:space="preserve"> muss man mit folgendem Code </w:t>
      </w:r>
      <w:r w:rsidR="009F32A8">
        <w:t>die Datenbank öffnen/erstellen:</w:t>
      </w:r>
    </w:p>
    <w:p w14:paraId="20B76A6B" w14:textId="372BA28E" w:rsidR="009F32A8" w:rsidRPr="000B26BF" w:rsidRDefault="009F32A8" w:rsidP="009F32A8">
      <w:pPr>
        <w:pStyle w:val="Code"/>
        <w:rPr>
          <w:lang w:val="en-US"/>
        </w:rPr>
      </w:pPr>
      <w:r w:rsidRPr="000B26BF">
        <w:rPr>
          <w:lang w:val="en-US"/>
        </w:rPr>
        <w:t xml:space="preserve">var </w:t>
      </w:r>
      <w:proofErr w:type="spellStart"/>
      <w:r w:rsidRPr="000B26BF">
        <w:rPr>
          <w:lang w:val="en-US"/>
        </w:rPr>
        <w:t>db</w:t>
      </w:r>
      <w:proofErr w:type="spellEnd"/>
      <w:r w:rsidRPr="000B26BF">
        <w:rPr>
          <w:lang w:val="en-US"/>
        </w:rPr>
        <w:t xml:space="preserve"> = </w:t>
      </w:r>
      <w:proofErr w:type="spellStart"/>
      <w:r w:rsidRPr="000B26BF">
        <w:rPr>
          <w:lang w:val="en-US"/>
        </w:rPr>
        <w:t>window.openDatabase</w:t>
      </w:r>
      <w:proofErr w:type="spellEnd"/>
      <w:r w:rsidRPr="000B26BF">
        <w:rPr>
          <w:lang w:val="en-US"/>
        </w:rPr>
        <w:t>("Inventory", "1.0", "Inventory", 200000);</w:t>
      </w:r>
    </w:p>
    <w:p w14:paraId="2007EADE" w14:textId="0ED7C852" w:rsidR="009F32A8" w:rsidRPr="00627BE2" w:rsidRDefault="009F32A8" w:rsidP="009F32A8">
      <w:pPr>
        <w:pStyle w:val="berschrift3"/>
      </w:pPr>
      <w:bookmarkStart w:id="61" w:name="_Toc96639170"/>
      <w:r w:rsidRPr="00627BE2">
        <w:t>SQL-Befehl ausführen</w:t>
      </w:r>
      <w:bookmarkEnd w:id="61"/>
    </w:p>
    <w:p w14:paraId="072C9FE0" w14:textId="13B7065B" w:rsidR="009F32A8" w:rsidRDefault="009F32A8" w:rsidP="009F32A8">
      <w:r w:rsidRPr="00627BE2">
        <w:t xml:space="preserve">Damit </w:t>
      </w:r>
      <w:r w:rsidR="00627BE2" w:rsidRPr="00627BE2">
        <w:t xml:space="preserve">man </w:t>
      </w:r>
      <w:r w:rsidR="00627BE2">
        <w:t>SQL-Befehle auf der Datenbank ausführen</w:t>
      </w:r>
      <w:r w:rsidR="00407673">
        <w:t>,</w:t>
      </w:r>
      <w:r w:rsidR="00627BE2">
        <w:t xml:space="preserve"> kann muss folgendes machen:</w:t>
      </w:r>
    </w:p>
    <w:p w14:paraId="6632027C" w14:textId="4E96634C" w:rsidR="00C51711" w:rsidRDefault="00C51711" w:rsidP="00C51711">
      <w:pPr>
        <w:pStyle w:val="Code"/>
      </w:pPr>
      <w:proofErr w:type="spellStart"/>
      <w:r w:rsidRPr="00C51711">
        <w:t>db.transaction</w:t>
      </w:r>
      <w:proofErr w:type="spellEnd"/>
      <w:r w:rsidRPr="00C51711">
        <w:t>(</w:t>
      </w:r>
      <w:proofErr w:type="spellStart"/>
      <w:r w:rsidRPr="00C51711">
        <w:t>populateDB</w:t>
      </w:r>
      <w:proofErr w:type="spellEnd"/>
      <w:r w:rsidRPr="00C51711">
        <w:t xml:space="preserve">, </w:t>
      </w:r>
      <w:proofErr w:type="spellStart"/>
      <w:r w:rsidRPr="00C51711">
        <w:t>errorCB</w:t>
      </w:r>
      <w:proofErr w:type="spellEnd"/>
      <w:r w:rsidRPr="00C51711">
        <w:t>);</w:t>
      </w:r>
    </w:p>
    <w:p w14:paraId="678F32AC" w14:textId="35558567" w:rsidR="00C51711" w:rsidRPr="00B57010" w:rsidRDefault="00C51711" w:rsidP="00C51711">
      <w:pPr>
        <w:rPr>
          <w:lang w:val="en-US"/>
        </w:rPr>
      </w:pPr>
      <w:r>
        <w:t>Dieser Code</w:t>
      </w:r>
      <w:r w:rsidR="00407673">
        <w:t>-T</w:t>
      </w:r>
      <w:r>
        <w:t>eil gibt eine spezielle Variable an «</w:t>
      </w:r>
      <w:proofErr w:type="spellStart"/>
      <w:r w:rsidRPr="00C51711">
        <w:t>populateDB</w:t>
      </w:r>
      <w:proofErr w:type="spellEnd"/>
      <w:r>
        <w:t>» weiter. Der «</w:t>
      </w:r>
      <w:proofErr w:type="spellStart"/>
      <w:r w:rsidRPr="00C51711">
        <w:t>errorCB</w:t>
      </w:r>
      <w:proofErr w:type="spellEnd"/>
      <w:r>
        <w:t>» ist nur dafür da, das</w:t>
      </w:r>
      <w:r w:rsidR="00407673">
        <w:t>s</w:t>
      </w:r>
      <w:r>
        <w:t>, falls ein Fehler bei einem SQL-befehl passiert</w:t>
      </w:r>
      <w:r w:rsidR="00407673">
        <w:t>,</w:t>
      </w:r>
      <w:r>
        <w:t xml:space="preserve"> ein HTML</w:t>
      </w:r>
      <w:r w:rsidR="00407673">
        <w:t>-</w:t>
      </w:r>
      <w:r>
        <w:t xml:space="preserve">Alert angezeigt wird mit dem Fehlercode. </w:t>
      </w:r>
      <w:proofErr w:type="spellStart"/>
      <w:r w:rsidR="00407673">
        <w:rPr>
          <w:lang w:val="en-US"/>
        </w:rPr>
        <w:t>Nachstehend</w:t>
      </w:r>
      <w:proofErr w:type="spellEnd"/>
      <w:r w:rsidRPr="00B57010">
        <w:rPr>
          <w:lang w:val="en-US"/>
        </w:rPr>
        <w:t xml:space="preserve"> die </w:t>
      </w:r>
      <w:proofErr w:type="spellStart"/>
      <w:r w:rsidRPr="00B57010">
        <w:rPr>
          <w:lang w:val="en-US"/>
        </w:rPr>
        <w:t>Funktion</w:t>
      </w:r>
      <w:proofErr w:type="spellEnd"/>
      <w:r w:rsidRPr="00B57010">
        <w:rPr>
          <w:lang w:val="en-US"/>
        </w:rPr>
        <w:t xml:space="preserve"> «</w:t>
      </w:r>
      <w:proofErr w:type="spellStart"/>
      <w:r w:rsidRPr="00B57010">
        <w:rPr>
          <w:lang w:val="en-US"/>
        </w:rPr>
        <w:t>populateDB</w:t>
      </w:r>
      <w:proofErr w:type="spellEnd"/>
      <w:r w:rsidRPr="00B57010">
        <w:rPr>
          <w:lang w:val="en-US"/>
        </w:rPr>
        <w:t>»:</w:t>
      </w:r>
    </w:p>
    <w:p w14:paraId="6CC76310" w14:textId="77777777" w:rsidR="00C51711" w:rsidRPr="00B57010" w:rsidRDefault="00C51711" w:rsidP="00C51711">
      <w:pPr>
        <w:pStyle w:val="Code"/>
        <w:rPr>
          <w:lang w:val="en-US"/>
        </w:rPr>
      </w:pPr>
      <w:r w:rsidRPr="00B57010">
        <w:rPr>
          <w:lang w:val="en-US"/>
        </w:rPr>
        <w:t xml:space="preserve">function </w:t>
      </w:r>
      <w:proofErr w:type="spellStart"/>
      <w:r w:rsidRPr="00B57010">
        <w:rPr>
          <w:lang w:val="en-US"/>
        </w:rPr>
        <w:t>populateDB</w:t>
      </w:r>
      <w:proofErr w:type="spellEnd"/>
      <w:r w:rsidRPr="00B57010">
        <w:rPr>
          <w:lang w:val="en-US"/>
        </w:rPr>
        <w:t>(</w:t>
      </w:r>
      <w:proofErr w:type="spellStart"/>
      <w:r w:rsidRPr="00B57010">
        <w:rPr>
          <w:lang w:val="en-US"/>
        </w:rPr>
        <w:t>tx</w:t>
      </w:r>
      <w:proofErr w:type="spellEnd"/>
      <w:r w:rsidRPr="00B57010">
        <w:rPr>
          <w:lang w:val="en-US"/>
        </w:rPr>
        <w:t>) {</w:t>
      </w:r>
    </w:p>
    <w:p w14:paraId="38304F74" w14:textId="77777777" w:rsidR="00C51711" w:rsidRPr="000B26BF" w:rsidRDefault="00C51711" w:rsidP="00C51711">
      <w:pPr>
        <w:pStyle w:val="Code"/>
        <w:rPr>
          <w:lang w:val="en-US"/>
        </w:rPr>
      </w:pPr>
      <w:r w:rsidRPr="00B57010">
        <w:rPr>
          <w:lang w:val="en-US"/>
        </w:rPr>
        <w:t xml:space="preserve">    </w:t>
      </w:r>
      <w:proofErr w:type="spellStart"/>
      <w:r w:rsidRPr="000B26BF">
        <w:rPr>
          <w:lang w:val="en-US"/>
        </w:rPr>
        <w:t>tx.executeSql</w:t>
      </w:r>
      <w:proofErr w:type="spellEnd"/>
      <w:r w:rsidRPr="000B26BF">
        <w:rPr>
          <w:lang w:val="en-US"/>
        </w:rPr>
        <w:t xml:space="preserve">('CREATE TABLE IF NOT EXISTS </w:t>
      </w:r>
      <w:proofErr w:type="spellStart"/>
      <w:r w:rsidRPr="000B26BF">
        <w:rPr>
          <w:lang w:val="en-US"/>
        </w:rPr>
        <w:t>TKategorie</w:t>
      </w:r>
      <w:proofErr w:type="spellEnd"/>
      <w:r w:rsidRPr="000B26BF">
        <w:rPr>
          <w:lang w:val="en-US"/>
        </w:rPr>
        <w:t xml:space="preserve"> (</w:t>
      </w:r>
      <w:proofErr w:type="spellStart"/>
      <w:r w:rsidRPr="000B26BF">
        <w:rPr>
          <w:lang w:val="en-US"/>
        </w:rPr>
        <w:t>KatId</w:t>
      </w:r>
      <w:proofErr w:type="spellEnd"/>
      <w:r w:rsidRPr="000B26BF">
        <w:rPr>
          <w:lang w:val="en-US"/>
        </w:rPr>
        <w:t xml:space="preserve"> INTEGER PRIMARY KEY AUTOINCREMENT, </w:t>
      </w:r>
      <w:proofErr w:type="spellStart"/>
      <w:r w:rsidRPr="000B26BF">
        <w:rPr>
          <w:lang w:val="en-US"/>
        </w:rPr>
        <w:t>KatName</w:t>
      </w:r>
      <w:proofErr w:type="spellEnd"/>
      <w:r w:rsidRPr="000B26BF">
        <w:rPr>
          <w:lang w:val="en-US"/>
        </w:rPr>
        <w:t>)');</w:t>
      </w:r>
    </w:p>
    <w:p w14:paraId="3064EBAF" w14:textId="77777777" w:rsidR="00C51711" w:rsidRPr="000B26BF" w:rsidRDefault="00C51711" w:rsidP="00C51711">
      <w:pPr>
        <w:pStyle w:val="Code"/>
        <w:rPr>
          <w:lang w:val="en-US"/>
        </w:rPr>
      </w:pPr>
      <w:r w:rsidRPr="000B26BF">
        <w:rPr>
          <w:lang w:val="en-US"/>
        </w:rPr>
        <w:t xml:space="preserve">    </w:t>
      </w:r>
      <w:proofErr w:type="spellStart"/>
      <w:r w:rsidRPr="000B26BF">
        <w:rPr>
          <w:lang w:val="en-US"/>
        </w:rPr>
        <w:t>tx.executeSql</w:t>
      </w:r>
      <w:proofErr w:type="spellEnd"/>
      <w:r w:rsidRPr="000B26BF">
        <w:rPr>
          <w:lang w:val="en-US"/>
        </w:rPr>
        <w:t xml:space="preserve">('CREATE TABLE IF NOT EXISTS </w:t>
      </w:r>
      <w:proofErr w:type="spellStart"/>
      <w:r w:rsidRPr="000B26BF">
        <w:rPr>
          <w:lang w:val="en-US"/>
        </w:rPr>
        <w:t>TArtikel</w:t>
      </w:r>
      <w:proofErr w:type="spellEnd"/>
      <w:r w:rsidRPr="000B26BF">
        <w:rPr>
          <w:lang w:val="en-US"/>
        </w:rPr>
        <w:t xml:space="preserve"> (</w:t>
      </w:r>
      <w:proofErr w:type="spellStart"/>
      <w:r w:rsidRPr="000B26BF">
        <w:rPr>
          <w:lang w:val="en-US"/>
        </w:rPr>
        <w:t>ArtId</w:t>
      </w:r>
      <w:proofErr w:type="spellEnd"/>
      <w:r w:rsidRPr="000B26BF">
        <w:rPr>
          <w:lang w:val="en-US"/>
        </w:rPr>
        <w:t xml:space="preserve"> INTEGER PRIMARY KEY </w:t>
      </w:r>
      <w:proofErr w:type="spellStart"/>
      <w:r w:rsidRPr="000B26BF">
        <w:rPr>
          <w:lang w:val="en-US"/>
        </w:rPr>
        <w:t>AUTOINCREMENT,KatId</w:t>
      </w:r>
      <w:proofErr w:type="spellEnd"/>
      <w:r w:rsidRPr="000B26BF">
        <w:rPr>
          <w:lang w:val="en-US"/>
        </w:rPr>
        <w:t xml:space="preserve">, </w:t>
      </w:r>
      <w:proofErr w:type="spellStart"/>
      <w:r w:rsidRPr="000B26BF">
        <w:rPr>
          <w:lang w:val="en-US"/>
        </w:rPr>
        <w:t>ArtName,ArtAnz,ArtAblaufdatum</w:t>
      </w:r>
      <w:proofErr w:type="spellEnd"/>
      <w:r w:rsidRPr="000B26BF">
        <w:rPr>
          <w:lang w:val="en-US"/>
        </w:rPr>
        <w:t>)');</w:t>
      </w:r>
    </w:p>
    <w:p w14:paraId="5FC94697" w14:textId="19AE4BC3" w:rsidR="00C51711" w:rsidRDefault="00C51711" w:rsidP="00C51711">
      <w:pPr>
        <w:pStyle w:val="Code"/>
      </w:pPr>
      <w:r>
        <w:t>}</w:t>
      </w:r>
    </w:p>
    <w:p w14:paraId="4E9D3595" w14:textId="49005AAA" w:rsidR="00C51711" w:rsidRPr="00627BE2" w:rsidRDefault="00C51711" w:rsidP="00C51711">
      <w:r>
        <w:t>Die Variable «</w:t>
      </w:r>
      <w:proofErr w:type="spellStart"/>
      <w:r>
        <w:t>tx</w:t>
      </w:r>
      <w:proofErr w:type="spellEnd"/>
      <w:r>
        <w:t>» steht für die oben erwähnte spezielle Variab</w:t>
      </w:r>
      <w:r w:rsidR="00407673">
        <w:t>le</w:t>
      </w:r>
      <w:r>
        <w:t>. Wie man nun erkenne</w:t>
      </w:r>
      <w:r w:rsidR="00407673">
        <w:t>n</w:t>
      </w:r>
      <w:r>
        <w:t xml:space="preserve"> </w:t>
      </w:r>
      <w:r w:rsidR="00F16215">
        <w:t>kann, wird folglich mit «</w:t>
      </w:r>
      <w:proofErr w:type="spellStart"/>
      <w:r w:rsidR="00F16215">
        <w:t>tx.executeSql</w:t>
      </w:r>
      <w:proofErr w:type="spellEnd"/>
      <w:r w:rsidR="00F16215">
        <w:t>('SQL-Befehl')» besagter Befehl auf der Datenbank ausgeführt.</w:t>
      </w:r>
    </w:p>
    <w:p w14:paraId="46823A9B" w14:textId="61207642" w:rsidR="009F52FC" w:rsidRDefault="00C45A2A" w:rsidP="00C45A2A">
      <w:pPr>
        <w:pStyle w:val="berschrift2"/>
      </w:pPr>
      <w:bookmarkStart w:id="62" w:name="_Ref96549040"/>
      <w:bookmarkStart w:id="63" w:name="_Toc96639171"/>
      <w:r>
        <w:t>Tabelle</w:t>
      </w:r>
      <w:bookmarkEnd w:id="62"/>
      <w:bookmarkEnd w:id="63"/>
    </w:p>
    <w:p w14:paraId="5D048BF8" w14:textId="5C5F9ACA" w:rsidR="00C45A2A" w:rsidRDefault="00C45A2A" w:rsidP="00C45A2A">
      <w:r>
        <w:t>Um</w:t>
      </w:r>
      <w:r w:rsidR="00F16215">
        <w:t xml:space="preserve"> die Tabelle basierend auf eine</w:t>
      </w:r>
      <w:r w:rsidR="00407673">
        <w:t>m</w:t>
      </w:r>
      <w:r w:rsidR="00F16215">
        <w:t xml:space="preserve"> SQL-Select zu </w:t>
      </w:r>
      <w:r w:rsidR="00407673">
        <w:t>erstellen</w:t>
      </w:r>
      <w:r w:rsidR="00F16215">
        <w:t xml:space="preserve">, muss </w:t>
      </w:r>
      <w:r w:rsidR="00407673">
        <w:t>folgendes geschehen</w:t>
      </w:r>
      <w:r w:rsidR="00F16215">
        <w:t>.</w:t>
      </w:r>
    </w:p>
    <w:p w14:paraId="63D10C9E" w14:textId="0F83BEC8" w:rsidR="0028318E" w:rsidRDefault="0028318E" w:rsidP="0028318E">
      <w:r>
        <w:t>Datenbank öffnen und Funktion «</w:t>
      </w:r>
      <w:proofErr w:type="spellStart"/>
      <w:r>
        <w:t>queryDB</w:t>
      </w:r>
      <w:proofErr w:type="spellEnd"/>
      <w:r>
        <w:t>» aufrufen:</w:t>
      </w:r>
    </w:p>
    <w:p w14:paraId="48044018" w14:textId="03CD88A6" w:rsidR="00F16215" w:rsidRDefault="00F16215" w:rsidP="00F16215">
      <w:pPr>
        <w:pStyle w:val="Code"/>
      </w:pPr>
      <w:proofErr w:type="spellStart"/>
      <w:r w:rsidRPr="00F16215">
        <w:t>db.transaction</w:t>
      </w:r>
      <w:proofErr w:type="spellEnd"/>
      <w:r w:rsidRPr="00F16215">
        <w:t xml:space="preserve">( </w:t>
      </w:r>
      <w:proofErr w:type="spellStart"/>
      <w:r w:rsidRPr="00F16215">
        <w:t>queryDB</w:t>
      </w:r>
      <w:proofErr w:type="spellEnd"/>
      <w:r w:rsidRPr="00F16215">
        <w:t xml:space="preserve">, </w:t>
      </w:r>
      <w:proofErr w:type="spellStart"/>
      <w:r w:rsidRPr="00F16215">
        <w:t>errorCB</w:t>
      </w:r>
      <w:proofErr w:type="spellEnd"/>
      <w:r>
        <w:t xml:space="preserve"> );</w:t>
      </w:r>
    </w:p>
    <w:p w14:paraId="7EFFE9F2" w14:textId="22C6D640" w:rsidR="0028318E" w:rsidRDefault="0028318E" w:rsidP="0028318E">
      <w:pPr>
        <w:pStyle w:val="Code"/>
        <w:ind w:left="0"/>
      </w:pPr>
    </w:p>
    <w:p w14:paraId="41161B29" w14:textId="459CB82E" w:rsidR="0028318E" w:rsidRDefault="0028318E" w:rsidP="0028318E">
      <w:r>
        <w:t>Den SQL-Befehl ausführen und</w:t>
      </w:r>
      <w:r w:rsidR="00407673">
        <w:t xml:space="preserve"> Resultate</w:t>
      </w:r>
      <w:r>
        <w:t xml:space="preserve"> an «</w:t>
      </w:r>
      <w:proofErr w:type="spellStart"/>
      <w:r>
        <w:t>querySuccess</w:t>
      </w:r>
      <w:proofErr w:type="spellEnd"/>
      <w:r>
        <w:t>»</w:t>
      </w:r>
      <w:r w:rsidR="009A2045">
        <w:t xml:space="preserve"> weitergeben.</w:t>
      </w:r>
    </w:p>
    <w:p w14:paraId="3C0D0B8D" w14:textId="77777777" w:rsidR="00F16215" w:rsidRDefault="00F16215" w:rsidP="00F16215">
      <w:pPr>
        <w:pStyle w:val="Code"/>
      </w:pPr>
    </w:p>
    <w:p w14:paraId="4141F82D" w14:textId="77777777" w:rsidR="009A2045" w:rsidRPr="000976F9" w:rsidRDefault="009A2045" w:rsidP="009A2045">
      <w:pPr>
        <w:pStyle w:val="Code"/>
        <w:rPr>
          <w:lang w:val="en-US"/>
        </w:rPr>
      </w:pPr>
      <w:r w:rsidRPr="000976F9">
        <w:rPr>
          <w:lang w:val="en-US"/>
        </w:rPr>
        <w:t xml:space="preserve">function </w:t>
      </w:r>
      <w:proofErr w:type="spellStart"/>
      <w:r w:rsidRPr="000976F9">
        <w:rPr>
          <w:lang w:val="en-US"/>
        </w:rPr>
        <w:t>queryDB</w:t>
      </w:r>
      <w:proofErr w:type="spellEnd"/>
      <w:r w:rsidRPr="000976F9">
        <w:rPr>
          <w:lang w:val="en-US"/>
        </w:rPr>
        <w:t>(</w:t>
      </w:r>
      <w:proofErr w:type="spellStart"/>
      <w:r w:rsidRPr="000976F9">
        <w:rPr>
          <w:lang w:val="en-US"/>
        </w:rPr>
        <w:t>tx</w:t>
      </w:r>
      <w:proofErr w:type="spellEnd"/>
      <w:r w:rsidRPr="000976F9">
        <w:rPr>
          <w:lang w:val="en-US"/>
        </w:rPr>
        <w:t>) {</w:t>
      </w:r>
    </w:p>
    <w:p w14:paraId="1ADAA76C" w14:textId="77777777" w:rsidR="009A2045" w:rsidRPr="000976F9" w:rsidRDefault="009A2045" w:rsidP="009A2045">
      <w:pPr>
        <w:pStyle w:val="Code"/>
        <w:rPr>
          <w:lang w:val="en-US"/>
        </w:rPr>
      </w:pPr>
      <w:r w:rsidRPr="000976F9">
        <w:rPr>
          <w:lang w:val="en-US"/>
        </w:rPr>
        <w:t xml:space="preserve">    </w:t>
      </w:r>
      <w:proofErr w:type="spellStart"/>
      <w:r w:rsidRPr="000976F9">
        <w:rPr>
          <w:lang w:val="en-US"/>
        </w:rPr>
        <w:t>tx.executeSql</w:t>
      </w:r>
      <w:proofErr w:type="spellEnd"/>
      <w:r w:rsidRPr="000976F9">
        <w:rPr>
          <w:lang w:val="en-US"/>
        </w:rPr>
        <w:t xml:space="preserve">("SELECT </w:t>
      </w:r>
      <w:proofErr w:type="spellStart"/>
      <w:r w:rsidRPr="000976F9">
        <w:rPr>
          <w:lang w:val="en-US"/>
        </w:rPr>
        <w:t>ArtName,ArtAnz,ArtId,strftime</w:t>
      </w:r>
      <w:proofErr w:type="spellEnd"/>
      <w:r w:rsidRPr="000976F9">
        <w:rPr>
          <w:lang w:val="en-US"/>
        </w:rPr>
        <w:t>('%d.%m.%Y',</w:t>
      </w:r>
      <w:proofErr w:type="spellStart"/>
      <w:r w:rsidRPr="000976F9">
        <w:rPr>
          <w:lang w:val="en-US"/>
        </w:rPr>
        <w:t>ArtAblaufdatum</w:t>
      </w:r>
      <w:proofErr w:type="spellEnd"/>
      <w:r w:rsidRPr="000976F9">
        <w:rPr>
          <w:lang w:val="en-US"/>
        </w:rPr>
        <w:t xml:space="preserve">) as </w:t>
      </w:r>
      <w:proofErr w:type="spellStart"/>
      <w:r w:rsidRPr="000976F9">
        <w:rPr>
          <w:lang w:val="en-US"/>
        </w:rPr>
        <w:t>ptime</w:t>
      </w:r>
      <w:proofErr w:type="spellEnd"/>
      <w:r w:rsidRPr="000976F9">
        <w:rPr>
          <w:lang w:val="en-US"/>
        </w:rPr>
        <w:t xml:space="preserve"> FROM </w:t>
      </w:r>
      <w:proofErr w:type="spellStart"/>
      <w:r w:rsidRPr="000976F9">
        <w:rPr>
          <w:lang w:val="en-US"/>
        </w:rPr>
        <w:t>TArtikel</w:t>
      </w:r>
      <w:proofErr w:type="spellEnd"/>
      <w:r w:rsidRPr="000976F9">
        <w:rPr>
          <w:lang w:val="en-US"/>
        </w:rPr>
        <w:t xml:space="preserve"> ", [], </w:t>
      </w:r>
      <w:proofErr w:type="spellStart"/>
      <w:r w:rsidRPr="000976F9">
        <w:rPr>
          <w:lang w:val="en-US"/>
        </w:rPr>
        <w:t>querySuccess</w:t>
      </w:r>
      <w:proofErr w:type="spellEnd"/>
      <w:r w:rsidRPr="000976F9">
        <w:rPr>
          <w:lang w:val="en-US"/>
        </w:rPr>
        <w:t xml:space="preserve">, </w:t>
      </w:r>
      <w:proofErr w:type="spellStart"/>
      <w:r w:rsidRPr="000976F9">
        <w:rPr>
          <w:lang w:val="en-US"/>
        </w:rPr>
        <w:t>errorCB</w:t>
      </w:r>
      <w:proofErr w:type="spellEnd"/>
      <w:r w:rsidRPr="000976F9">
        <w:rPr>
          <w:lang w:val="en-US"/>
        </w:rPr>
        <w:t>);</w:t>
      </w:r>
    </w:p>
    <w:p w14:paraId="4A4135BC" w14:textId="4881BF22" w:rsidR="009A2045" w:rsidRDefault="009A2045" w:rsidP="009A2045">
      <w:r>
        <w:t xml:space="preserve">Die Resultate durch eine </w:t>
      </w:r>
      <w:proofErr w:type="spellStart"/>
      <w:r>
        <w:t>For</w:t>
      </w:r>
      <w:proofErr w:type="spellEnd"/>
      <w:r>
        <w:t>-Schleife laufen lassen und anschliessend als HTML</w:t>
      </w:r>
      <w:r w:rsidR="00407673">
        <w:t>-</w:t>
      </w:r>
      <w:r>
        <w:t xml:space="preserve">Code in das dazugehörige </w:t>
      </w:r>
      <w:proofErr w:type="spellStart"/>
      <w:r>
        <w:t>Div</w:t>
      </w:r>
      <w:proofErr w:type="spellEnd"/>
      <w:r>
        <w:t xml:space="preserve"> laden</w:t>
      </w:r>
      <w:r w:rsidR="000905F3">
        <w:t>:</w:t>
      </w:r>
    </w:p>
    <w:p w14:paraId="1E745CA2" w14:textId="77777777" w:rsidR="009A2045" w:rsidRPr="000B26BF" w:rsidRDefault="009A2045" w:rsidP="009A2045">
      <w:pPr>
        <w:pStyle w:val="Code"/>
        <w:rPr>
          <w:lang w:val="en-US"/>
        </w:rPr>
      </w:pPr>
      <w:r w:rsidRPr="000B26BF">
        <w:rPr>
          <w:lang w:val="en-US"/>
        </w:rPr>
        <w:t xml:space="preserve">function </w:t>
      </w:r>
      <w:proofErr w:type="spellStart"/>
      <w:r w:rsidRPr="000B26BF">
        <w:rPr>
          <w:lang w:val="en-US"/>
        </w:rPr>
        <w:t>querySuccess</w:t>
      </w:r>
      <w:proofErr w:type="spellEnd"/>
      <w:r w:rsidRPr="000B26BF">
        <w:rPr>
          <w:lang w:val="en-US"/>
        </w:rPr>
        <w:t>(</w:t>
      </w:r>
      <w:proofErr w:type="spellStart"/>
      <w:r w:rsidRPr="000B26BF">
        <w:rPr>
          <w:lang w:val="en-US"/>
        </w:rPr>
        <w:t>tx</w:t>
      </w:r>
      <w:proofErr w:type="spellEnd"/>
      <w:r w:rsidRPr="000B26BF">
        <w:rPr>
          <w:lang w:val="en-US"/>
        </w:rPr>
        <w:t>, results) {</w:t>
      </w:r>
    </w:p>
    <w:p w14:paraId="711275C3" w14:textId="77777777" w:rsidR="009A2045" w:rsidRPr="000B26BF" w:rsidRDefault="009A2045" w:rsidP="009A2045">
      <w:pPr>
        <w:pStyle w:val="Code"/>
        <w:rPr>
          <w:lang w:val="en-US"/>
        </w:rPr>
      </w:pPr>
      <w:r w:rsidRPr="000B26BF">
        <w:rPr>
          <w:lang w:val="en-US"/>
        </w:rPr>
        <w:t xml:space="preserve">    var </w:t>
      </w:r>
      <w:proofErr w:type="spellStart"/>
      <w:r w:rsidRPr="000B26BF">
        <w:rPr>
          <w:lang w:val="en-US"/>
        </w:rPr>
        <w:t>tblText</w:t>
      </w:r>
      <w:proofErr w:type="spellEnd"/>
      <w:r w:rsidRPr="000B26BF">
        <w:rPr>
          <w:lang w:val="en-US"/>
        </w:rPr>
        <w:t xml:space="preserve"> = '&lt;table class="table table-striped table-bordered"&gt;&lt;</w:t>
      </w:r>
      <w:proofErr w:type="spellStart"/>
      <w:r w:rsidRPr="000B26BF">
        <w:rPr>
          <w:lang w:val="en-US"/>
        </w:rPr>
        <w:t>thead</w:t>
      </w:r>
      <w:proofErr w:type="spellEnd"/>
      <w:r w:rsidRPr="000B26BF">
        <w:rPr>
          <w:lang w:val="en-US"/>
        </w:rPr>
        <w:t>&gt;&lt;tr&gt;&lt;</w:t>
      </w:r>
      <w:proofErr w:type="spellStart"/>
      <w:r w:rsidRPr="000B26BF">
        <w:rPr>
          <w:lang w:val="en-US"/>
        </w:rPr>
        <w:t>th</w:t>
      </w:r>
      <w:proofErr w:type="spellEnd"/>
      <w:r w:rsidRPr="000B26BF">
        <w:rPr>
          <w:lang w:val="en-US"/>
        </w:rPr>
        <w:t>&gt;Name&lt;/</w:t>
      </w:r>
      <w:proofErr w:type="spellStart"/>
      <w:r w:rsidRPr="000B26BF">
        <w:rPr>
          <w:lang w:val="en-US"/>
        </w:rPr>
        <w:t>th</w:t>
      </w:r>
      <w:proofErr w:type="spellEnd"/>
      <w:r w:rsidRPr="000B26BF">
        <w:rPr>
          <w:lang w:val="en-US"/>
        </w:rPr>
        <w:t>&gt; &lt;</w:t>
      </w:r>
      <w:proofErr w:type="spellStart"/>
      <w:r w:rsidRPr="000B26BF">
        <w:rPr>
          <w:lang w:val="en-US"/>
        </w:rPr>
        <w:t>th</w:t>
      </w:r>
      <w:proofErr w:type="spellEnd"/>
      <w:r w:rsidRPr="000B26BF">
        <w:rPr>
          <w:lang w:val="en-US"/>
        </w:rPr>
        <w:t>&gt;</w:t>
      </w:r>
      <w:proofErr w:type="spellStart"/>
      <w:r w:rsidRPr="000B26BF">
        <w:rPr>
          <w:lang w:val="en-US"/>
        </w:rPr>
        <w:t>Anzahl</w:t>
      </w:r>
      <w:proofErr w:type="spellEnd"/>
      <w:r w:rsidRPr="000B26BF">
        <w:rPr>
          <w:lang w:val="en-US"/>
        </w:rPr>
        <w:t>&lt;/</w:t>
      </w:r>
      <w:proofErr w:type="spellStart"/>
      <w:r w:rsidRPr="000B26BF">
        <w:rPr>
          <w:lang w:val="en-US"/>
        </w:rPr>
        <w:t>th</w:t>
      </w:r>
      <w:proofErr w:type="spellEnd"/>
      <w:r w:rsidRPr="000B26BF">
        <w:rPr>
          <w:lang w:val="en-US"/>
        </w:rPr>
        <w:t>&gt; &lt;</w:t>
      </w:r>
      <w:proofErr w:type="spellStart"/>
      <w:r w:rsidRPr="000B26BF">
        <w:rPr>
          <w:lang w:val="en-US"/>
        </w:rPr>
        <w:t>th</w:t>
      </w:r>
      <w:proofErr w:type="spellEnd"/>
      <w:r w:rsidRPr="000B26BF">
        <w:rPr>
          <w:lang w:val="en-US"/>
        </w:rPr>
        <w:t>&gt;</w:t>
      </w:r>
      <w:proofErr w:type="spellStart"/>
      <w:r w:rsidRPr="000B26BF">
        <w:rPr>
          <w:lang w:val="en-US"/>
        </w:rPr>
        <w:t>Ablaufdatum</w:t>
      </w:r>
      <w:proofErr w:type="spellEnd"/>
      <w:r w:rsidRPr="000B26BF">
        <w:rPr>
          <w:lang w:val="en-US"/>
        </w:rPr>
        <w:t>&lt;/</w:t>
      </w:r>
      <w:proofErr w:type="spellStart"/>
      <w:r w:rsidRPr="000B26BF">
        <w:rPr>
          <w:lang w:val="en-US"/>
        </w:rPr>
        <w:t>th</w:t>
      </w:r>
      <w:proofErr w:type="spellEnd"/>
      <w:r w:rsidRPr="000B26BF">
        <w:rPr>
          <w:lang w:val="en-US"/>
        </w:rPr>
        <w:t>&gt;&lt;/tr&gt;&lt;/</w:t>
      </w:r>
      <w:proofErr w:type="spellStart"/>
      <w:r w:rsidRPr="000B26BF">
        <w:rPr>
          <w:lang w:val="en-US"/>
        </w:rPr>
        <w:t>thead</w:t>
      </w:r>
      <w:proofErr w:type="spellEnd"/>
      <w:r w:rsidRPr="000B26BF">
        <w:rPr>
          <w:lang w:val="en-US"/>
        </w:rPr>
        <w:t>&gt;&lt;</w:t>
      </w:r>
      <w:proofErr w:type="spellStart"/>
      <w:r w:rsidRPr="000B26BF">
        <w:rPr>
          <w:lang w:val="en-US"/>
        </w:rPr>
        <w:t>tbody</w:t>
      </w:r>
      <w:proofErr w:type="spellEnd"/>
      <w:r w:rsidRPr="000B26BF">
        <w:rPr>
          <w:lang w:val="en-US"/>
        </w:rPr>
        <w:t>&gt;';</w:t>
      </w:r>
    </w:p>
    <w:p w14:paraId="6C3C9B8B" w14:textId="77777777" w:rsidR="009A2045" w:rsidRPr="000B26BF" w:rsidRDefault="009A2045" w:rsidP="009A2045">
      <w:pPr>
        <w:pStyle w:val="Code"/>
        <w:rPr>
          <w:lang w:val="en-US"/>
        </w:rPr>
      </w:pPr>
      <w:r w:rsidRPr="000B26BF">
        <w:rPr>
          <w:lang w:val="en-US"/>
        </w:rPr>
        <w:t xml:space="preserve">    var </w:t>
      </w:r>
      <w:proofErr w:type="spellStart"/>
      <w:r w:rsidRPr="000B26BF">
        <w:rPr>
          <w:lang w:val="en-US"/>
        </w:rPr>
        <w:t>len</w:t>
      </w:r>
      <w:proofErr w:type="spellEnd"/>
      <w:r w:rsidRPr="000B26BF">
        <w:rPr>
          <w:lang w:val="en-US"/>
        </w:rPr>
        <w:t xml:space="preserve"> = </w:t>
      </w:r>
      <w:proofErr w:type="spellStart"/>
      <w:r w:rsidRPr="000B26BF">
        <w:rPr>
          <w:lang w:val="en-US"/>
        </w:rPr>
        <w:t>results.rows.length</w:t>
      </w:r>
      <w:proofErr w:type="spellEnd"/>
      <w:r w:rsidRPr="000B26BF">
        <w:rPr>
          <w:lang w:val="en-US"/>
        </w:rPr>
        <w:t>;</w:t>
      </w:r>
    </w:p>
    <w:p w14:paraId="6C281E4D" w14:textId="77777777" w:rsidR="009A2045" w:rsidRPr="000B26BF" w:rsidRDefault="009A2045" w:rsidP="009A2045">
      <w:pPr>
        <w:pStyle w:val="Code"/>
        <w:rPr>
          <w:lang w:val="en-US"/>
        </w:rPr>
      </w:pPr>
      <w:r w:rsidRPr="000B26BF">
        <w:rPr>
          <w:lang w:val="en-US"/>
        </w:rPr>
        <w:lastRenderedPageBreak/>
        <w:t xml:space="preserve">    for (var </w:t>
      </w:r>
      <w:proofErr w:type="spellStart"/>
      <w:r w:rsidRPr="000B26BF">
        <w:rPr>
          <w:lang w:val="en-US"/>
        </w:rPr>
        <w:t>i</w:t>
      </w:r>
      <w:proofErr w:type="spellEnd"/>
      <w:r w:rsidRPr="000B26BF">
        <w:rPr>
          <w:lang w:val="en-US"/>
        </w:rPr>
        <w:t xml:space="preserve"> = 0; </w:t>
      </w:r>
      <w:proofErr w:type="spellStart"/>
      <w:r w:rsidRPr="000B26BF">
        <w:rPr>
          <w:lang w:val="en-US"/>
        </w:rPr>
        <w:t>i</w:t>
      </w:r>
      <w:proofErr w:type="spellEnd"/>
      <w:r w:rsidRPr="000B26BF">
        <w:rPr>
          <w:lang w:val="en-US"/>
        </w:rPr>
        <w:t xml:space="preserve"> &lt; </w:t>
      </w:r>
      <w:proofErr w:type="spellStart"/>
      <w:r w:rsidRPr="000B26BF">
        <w:rPr>
          <w:lang w:val="en-US"/>
        </w:rPr>
        <w:t>len</w:t>
      </w:r>
      <w:proofErr w:type="spellEnd"/>
      <w:r w:rsidRPr="000B26BF">
        <w:rPr>
          <w:lang w:val="en-US"/>
        </w:rPr>
        <w:t xml:space="preserve">; </w:t>
      </w:r>
      <w:proofErr w:type="spellStart"/>
      <w:r w:rsidRPr="000B26BF">
        <w:rPr>
          <w:lang w:val="en-US"/>
        </w:rPr>
        <w:t>i</w:t>
      </w:r>
      <w:proofErr w:type="spellEnd"/>
      <w:r w:rsidRPr="000B26BF">
        <w:rPr>
          <w:lang w:val="en-US"/>
        </w:rPr>
        <w:t>++) {</w:t>
      </w:r>
    </w:p>
    <w:p w14:paraId="5A1F6516" w14:textId="77777777" w:rsidR="009A2045" w:rsidRPr="000B26BF" w:rsidRDefault="009A2045" w:rsidP="009A2045">
      <w:pPr>
        <w:pStyle w:val="Code"/>
        <w:rPr>
          <w:lang w:val="en-US"/>
        </w:rPr>
      </w:pPr>
      <w:r w:rsidRPr="000B26BF">
        <w:rPr>
          <w:lang w:val="en-US"/>
        </w:rPr>
        <w:t xml:space="preserve">        </w:t>
      </w:r>
      <w:proofErr w:type="spellStart"/>
      <w:r w:rsidRPr="000B26BF">
        <w:rPr>
          <w:lang w:val="en-US"/>
        </w:rPr>
        <w:t>tblText</w:t>
      </w:r>
      <w:proofErr w:type="spellEnd"/>
      <w:r w:rsidRPr="000B26BF">
        <w:rPr>
          <w:lang w:val="en-US"/>
        </w:rPr>
        <w:t xml:space="preserve"> += '&lt;tr&gt;&lt;td&gt;' + </w:t>
      </w:r>
      <w:proofErr w:type="spellStart"/>
      <w:r w:rsidRPr="000B26BF">
        <w:rPr>
          <w:lang w:val="en-US"/>
        </w:rPr>
        <w:t>results.rows.item</w:t>
      </w:r>
      <w:proofErr w:type="spellEnd"/>
      <w:r w:rsidRPr="000B26BF">
        <w:rPr>
          <w:lang w:val="en-US"/>
        </w:rPr>
        <w:t>(</w:t>
      </w:r>
      <w:proofErr w:type="spellStart"/>
      <w:r w:rsidRPr="000B26BF">
        <w:rPr>
          <w:lang w:val="en-US"/>
        </w:rPr>
        <w:t>i</w:t>
      </w:r>
      <w:proofErr w:type="spellEnd"/>
      <w:r w:rsidRPr="000B26BF">
        <w:rPr>
          <w:lang w:val="en-US"/>
        </w:rPr>
        <w:t>).</w:t>
      </w:r>
      <w:proofErr w:type="spellStart"/>
      <w:r w:rsidRPr="000B26BF">
        <w:rPr>
          <w:lang w:val="en-US"/>
        </w:rPr>
        <w:t>ArtName</w:t>
      </w:r>
      <w:proofErr w:type="spellEnd"/>
      <w:r w:rsidRPr="000B26BF">
        <w:rPr>
          <w:lang w:val="en-US"/>
        </w:rPr>
        <w:t xml:space="preserve"> + '&lt;/td&gt;&lt;td&gt;' + </w:t>
      </w:r>
      <w:proofErr w:type="spellStart"/>
      <w:r w:rsidRPr="000B26BF">
        <w:rPr>
          <w:lang w:val="en-US"/>
        </w:rPr>
        <w:t>results.rows.item</w:t>
      </w:r>
      <w:proofErr w:type="spellEnd"/>
      <w:r w:rsidRPr="000B26BF">
        <w:rPr>
          <w:lang w:val="en-US"/>
        </w:rPr>
        <w:t>(</w:t>
      </w:r>
      <w:proofErr w:type="spellStart"/>
      <w:r w:rsidRPr="000B26BF">
        <w:rPr>
          <w:lang w:val="en-US"/>
        </w:rPr>
        <w:t>i</w:t>
      </w:r>
      <w:proofErr w:type="spellEnd"/>
      <w:r w:rsidRPr="000B26BF">
        <w:rPr>
          <w:lang w:val="en-US"/>
        </w:rPr>
        <w:t>).</w:t>
      </w:r>
      <w:proofErr w:type="spellStart"/>
      <w:r w:rsidRPr="000B26BF">
        <w:rPr>
          <w:lang w:val="en-US"/>
        </w:rPr>
        <w:t>ArtAnz</w:t>
      </w:r>
      <w:proofErr w:type="spellEnd"/>
      <w:r w:rsidRPr="000B26BF">
        <w:rPr>
          <w:lang w:val="en-US"/>
        </w:rPr>
        <w:t xml:space="preserve"> + '&lt;/td&gt;&lt;td&gt;' + </w:t>
      </w:r>
      <w:proofErr w:type="spellStart"/>
      <w:r w:rsidRPr="000B26BF">
        <w:rPr>
          <w:lang w:val="en-US"/>
        </w:rPr>
        <w:t>results.rows.item</w:t>
      </w:r>
      <w:proofErr w:type="spellEnd"/>
      <w:r w:rsidRPr="000B26BF">
        <w:rPr>
          <w:lang w:val="en-US"/>
        </w:rPr>
        <w:t>(</w:t>
      </w:r>
      <w:proofErr w:type="spellStart"/>
      <w:r w:rsidRPr="000B26BF">
        <w:rPr>
          <w:lang w:val="en-US"/>
        </w:rPr>
        <w:t>i</w:t>
      </w:r>
      <w:proofErr w:type="spellEnd"/>
      <w:r w:rsidRPr="000B26BF">
        <w:rPr>
          <w:lang w:val="en-US"/>
        </w:rPr>
        <w:t>).</w:t>
      </w:r>
      <w:proofErr w:type="spellStart"/>
      <w:r w:rsidRPr="000B26BF">
        <w:rPr>
          <w:lang w:val="en-US"/>
        </w:rPr>
        <w:t>ptime</w:t>
      </w:r>
      <w:proofErr w:type="spellEnd"/>
      <w:r w:rsidRPr="000B26BF">
        <w:rPr>
          <w:lang w:val="en-US"/>
        </w:rPr>
        <w:t xml:space="preserve"> + '&lt;/td&gt;&lt;/tr&gt;';</w:t>
      </w:r>
    </w:p>
    <w:p w14:paraId="0175D33D" w14:textId="77777777" w:rsidR="009A2045" w:rsidRPr="00B57010" w:rsidRDefault="009A2045" w:rsidP="009A2045">
      <w:pPr>
        <w:pStyle w:val="Code"/>
        <w:rPr>
          <w:lang w:val="en-US"/>
        </w:rPr>
      </w:pPr>
      <w:r w:rsidRPr="000B26BF">
        <w:rPr>
          <w:lang w:val="en-US"/>
        </w:rPr>
        <w:t xml:space="preserve">    </w:t>
      </w:r>
      <w:r w:rsidRPr="00B57010">
        <w:rPr>
          <w:lang w:val="en-US"/>
        </w:rPr>
        <w:t>}</w:t>
      </w:r>
    </w:p>
    <w:p w14:paraId="20358143" w14:textId="77777777" w:rsidR="009A2045" w:rsidRPr="00B57010" w:rsidRDefault="009A2045" w:rsidP="009A2045">
      <w:pPr>
        <w:pStyle w:val="Code"/>
        <w:rPr>
          <w:lang w:val="en-US"/>
        </w:rPr>
      </w:pPr>
      <w:r w:rsidRPr="00B57010">
        <w:rPr>
          <w:lang w:val="en-US"/>
        </w:rPr>
        <w:t xml:space="preserve">    </w:t>
      </w:r>
      <w:proofErr w:type="spellStart"/>
      <w:r w:rsidRPr="00B57010">
        <w:rPr>
          <w:lang w:val="en-US"/>
        </w:rPr>
        <w:t>tblText</w:t>
      </w:r>
      <w:proofErr w:type="spellEnd"/>
      <w:r w:rsidRPr="00B57010">
        <w:rPr>
          <w:lang w:val="en-US"/>
        </w:rPr>
        <w:t xml:space="preserve"> += "&lt;/</w:t>
      </w:r>
      <w:proofErr w:type="spellStart"/>
      <w:r w:rsidRPr="00B57010">
        <w:rPr>
          <w:lang w:val="en-US"/>
        </w:rPr>
        <w:t>tbody</w:t>
      </w:r>
      <w:proofErr w:type="spellEnd"/>
      <w:r w:rsidRPr="00B57010">
        <w:rPr>
          <w:lang w:val="en-US"/>
        </w:rPr>
        <w:t>&gt;&lt;/table&gt;";</w:t>
      </w:r>
    </w:p>
    <w:p w14:paraId="3FACA05D" w14:textId="77777777" w:rsidR="009A2045" w:rsidRPr="000B26BF" w:rsidRDefault="009A2045" w:rsidP="009A2045">
      <w:pPr>
        <w:pStyle w:val="Code"/>
        <w:rPr>
          <w:lang w:val="en-US"/>
        </w:rPr>
      </w:pPr>
      <w:r w:rsidRPr="00B57010">
        <w:rPr>
          <w:lang w:val="en-US"/>
        </w:rPr>
        <w:t xml:space="preserve">    </w:t>
      </w:r>
      <w:proofErr w:type="spellStart"/>
      <w:r w:rsidRPr="000B26BF">
        <w:rPr>
          <w:lang w:val="en-US"/>
        </w:rPr>
        <w:t>document.getElementById</w:t>
      </w:r>
      <w:proofErr w:type="spellEnd"/>
      <w:r w:rsidRPr="000B26BF">
        <w:rPr>
          <w:lang w:val="en-US"/>
        </w:rPr>
        <w:t>("table").</w:t>
      </w:r>
      <w:proofErr w:type="spellStart"/>
      <w:r w:rsidRPr="000B26BF">
        <w:rPr>
          <w:lang w:val="en-US"/>
        </w:rPr>
        <w:t>innerHTML</w:t>
      </w:r>
      <w:proofErr w:type="spellEnd"/>
      <w:r w:rsidRPr="000B26BF">
        <w:rPr>
          <w:lang w:val="en-US"/>
        </w:rPr>
        <w:t xml:space="preserve"> = </w:t>
      </w:r>
      <w:proofErr w:type="spellStart"/>
      <w:r w:rsidRPr="000B26BF">
        <w:rPr>
          <w:lang w:val="en-US"/>
        </w:rPr>
        <w:t>tblText</w:t>
      </w:r>
      <w:proofErr w:type="spellEnd"/>
      <w:r w:rsidRPr="000B26BF">
        <w:rPr>
          <w:lang w:val="en-US"/>
        </w:rPr>
        <w:t>;</w:t>
      </w:r>
    </w:p>
    <w:p w14:paraId="29DC6461" w14:textId="0241169D" w:rsidR="009A2045" w:rsidRDefault="009A2045" w:rsidP="009A2045">
      <w:pPr>
        <w:pStyle w:val="Code"/>
      </w:pPr>
      <w:r>
        <w:t>}</w:t>
      </w:r>
    </w:p>
    <w:p w14:paraId="160D348B" w14:textId="13004600" w:rsidR="009A2045" w:rsidRDefault="009A2045" w:rsidP="009A2045">
      <w:pPr>
        <w:pStyle w:val="berschrift2"/>
      </w:pPr>
      <w:bookmarkStart w:id="64" w:name="_Ref96584332"/>
      <w:bookmarkStart w:id="65" w:name="_Toc96639172"/>
      <w:r>
        <w:t>Kategorie auswählen</w:t>
      </w:r>
      <w:bookmarkEnd w:id="64"/>
      <w:bookmarkEnd w:id="65"/>
    </w:p>
    <w:p w14:paraId="0C8A1797" w14:textId="7A823A51" w:rsidR="009A2045" w:rsidRDefault="009A2045" w:rsidP="009A2045">
      <w:r>
        <w:t>Damit man auf der Inventar</w:t>
      </w:r>
      <w:r w:rsidR="000905F3">
        <w:t>s</w:t>
      </w:r>
      <w:r>
        <w:t xml:space="preserve">eite eine Kategorie auswählen kann und </w:t>
      </w:r>
      <w:r w:rsidR="000905F3">
        <w:t xml:space="preserve">sich </w:t>
      </w:r>
      <w:r>
        <w:t>anschliessend die Tabelle anpasst</w:t>
      </w:r>
      <w:r w:rsidR="000905F3">
        <w:t>,</w:t>
      </w:r>
      <w:r>
        <w:t xml:space="preserve"> </w:t>
      </w:r>
      <w:r w:rsidR="000905F3">
        <w:t>sind folgende Schritte notwendig:</w:t>
      </w:r>
    </w:p>
    <w:p w14:paraId="51D7D1DF" w14:textId="1653C1D1" w:rsidR="009A2045" w:rsidRDefault="00CE4E56" w:rsidP="009A2045">
      <w:r>
        <w:t>Bei Änderung von Dropdownliste schauen</w:t>
      </w:r>
      <w:r w:rsidR="000905F3">
        <w:t>,</w:t>
      </w:r>
      <w:r>
        <w:t xml:space="preserve"> welchen Value die ausgewählte Kategorie hat</w:t>
      </w:r>
      <w:r w:rsidR="000905F3">
        <w:t xml:space="preserve"> (e</w:t>
      </w:r>
      <w:r>
        <w:t xml:space="preserve">ntspricht der </w:t>
      </w:r>
      <w:proofErr w:type="spellStart"/>
      <w:r>
        <w:t>KatId</w:t>
      </w:r>
      <w:proofErr w:type="spellEnd"/>
      <w:r w:rsidR="000905F3">
        <w:t>)</w:t>
      </w:r>
      <w:r>
        <w:t xml:space="preserve">. Anschliessend </w:t>
      </w:r>
      <w:r w:rsidR="000905F3">
        <w:t>prüfen,</w:t>
      </w:r>
      <w:r>
        <w:t xml:space="preserve"> ob </w:t>
      </w:r>
      <w:proofErr w:type="spellStart"/>
      <w:r>
        <w:t>value</w:t>
      </w:r>
      <w:proofErr w:type="spellEnd"/>
      <w:r>
        <w:t xml:space="preserve"> = 0 (entsp</w:t>
      </w:r>
      <w:r w:rsidR="000905F3">
        <w:t>ri</w:t>
      </w:r>
      <w:r>
        <w:t>cht der Kategorie: Alle) oder eine andere Zahl ist und schliesslich den Select-Befehl anpassen. Schlussendlich per «</w:t>
      </w:r>
      <w:proofErr w:type="spellStart"/>
      <w:r>
        <w:t>KatAnzeige</w:t>
      </w:r>
      <w:proofErr w:type="spellEnd"/>
      <w:r>
        <w:t>» den SQL-Befehl einleiten:</w:t>
      </w:r>
    </w:p>
    <w:p w14:paraId="359C18A6" w14:textId="77777777" w:rsidR="00CE4E56" w:rsidRPr="000976F9" w:rsidRDefault="00CE4E56" w:rsidP="00CE4E56">
      <w:pPr>
        <w:pStyle w:val="Code"/>
      </w:pPr>
      <w:proofErr w:type="spellStart"/>
      <w:r w:rsidRPr="000976F9">
        <w:t>function</w:t>
      </w:r>
      <w:proofErr w:type="spellEnd"/>
      <w:r w:rsidRPr="000976F9">
        <w:t xml:space="preserve"> </w:t>
      </w:r>
      <w:proofErr w:type="spellStart"/>
      <w:r w:rsidRPr="000976F9">
        <w:t>KatWahl</w:t>
      </w:r>
      <w:proofErr w:type="spellEnd"/>
      <w:r w:rsidRPr="000976F9">
        <w:t>(</w:t>
      </w:r>
      <w:proofErr w:type="spellStart"/>
      <w:r w:rsidRPr="000976F9">
        <w:t>selectObject</w:t>
      </w:r>
      <w:proofErr w:type="spellEnd"/>
      <w:r w:rsidRPr="000976F9">
        <w:t xml:space="preserve">, </w:t>
      </w:r>
      <w:proofErr w:type="spellStart"/>
      <w:r w:rsidRPr="000976F9">
        <w:t>tx</w:t>
      </w:r>
      <w:proofErr w:type="spellEnd"/>
      <w:r w:rsidRPr="000976F9">
        <w:t>) {</w:t>
      </w:r>
    </w:p>
    <w:p w14:paraId="406A63FC" w14:textId="77777777" w:rsidR="00CE4E56" w:rsidRPr="000B26BF" w:rsidRDefault="00CE4E56" w:rsidP="00CE4E56">
      <w:pPr>
        <w:pStyle w:val="Code"/>
        <w:rPr>
          <w:lang w:val="en-US"/>
        </w:rPr>
      </w:pPr>
      <w:r w:rsidRPr="000976F9">
        <w:t xml:space="preserve">    </w:t>
      </w:r>
      <w:r w:rsidRPr="000B26BF">
        <w:rPr>
          <w:lang w:val="en-US"/>
        </w:rPr>
        <w:t xml:space="preserve">var </w:t>
      </w:r>
      <w:proofErr w:type="spellStart"/>
      <w:r w:rsidRPr="000B26BF">
        <w:rPr>
          <w:lang w:val="en-US"/>
        </w:rPr>
        <w:t>Auswahl</w:t>
      </w:r>
      <w:proofErr w:type="spellEnd"/>
      <w:r w:rsidRPr="000B26BF">
        <w:rPr>
          <w:lang w:val="en-US"/>
        </w:rPr>
        <w:t xml:space="preserve"> = </w:t>
      </w:r>
      <w:proofErr w:type="spellStart"/>
      <w:r w:rsidRPr="000B26BF">
        <w:rPr>
          <w:lang w:val="en-US"/>
        </w:rPr>
        <w:t>selectObject.value</w:t>
      </w:r>
      <w:proofErr w:type="spellEnd"/>
      <w:r w:rsidRPr="000B26BF">
        <w:rPr>
          <w:lang w:val="en-US"/>
        </w:rPr>
        <w:t>;</w:t>
      </w:r>
    </w:p>
    <w:p w14:paraId="784C4F96" w14:textId="77777777" w:rsidR="00CE4E56" w:rsidRPr="00B57010" w:rsidRDefault="00CE4E56" w:rsidP="00CE4E56">
      <w:pPr>
        <w:pStyle w:val="Code"/>
        <w:rPr>
          <w:lang w:val="en-US"/>
        </w:rPr>
      </w:pPr>
      <w:r w:rsidRPr="000B26BF">
        <w:rPr>
          <w:lang w:val="en-US"/>
        </w:rPr>
        <w:t xml:space="preserve">    </w:t>
      </w:r>
      <w:r w:rsidRPr="00B57010">
        <w:rPr>
          <w:lang w:val="en-US"/>
        </w:rPr>
        <w:t>if (</w:t>
      </w:r>
      <w:proofErr w:type="spellStart"/>
      <w:r w:rsidRPr="00B57010">
        <w:rPr>
          <w:lang w:val="en-US"/>
        </w:rPr>
        <w:t>Auswahl</w:t>
      </w:r>
      <w:proofErr w:type="spellEnd"/>
      <w:r w:rsidRPr="00B57010">
        <w:rPr>
          <w:lang w:val="en-US"/>
        </w:rPr>
        <w:t xml:space="preserve"> == 0) {</w:t>
      </w:r>
    </w:p>
    <w:p w14:paraId="22962801" w14:textId="77777777" w:rsidR="00CE4E56" w:rsidRPr="000B26BF" w:rsidRDefault="00CE4E56" w:rsidP="00CE4E56">
      <w:pPr>
        <w:pStyle w:val="Code"/>
        <w:rPr>
          <w:lang w:val="en-US"/>
        </w:rPr>
      </w:pPr>
      <w:r w:rsidRPr="00B57010">
        <w:rPr>
          <w:lang w:val="en-US"/>
        </w:rPr>
        <w:t xml:space="preserve">        </w:t>
      </w:r>
      <w:r w:rsidRPr="000B26BF">
        <w:rPr>
          <w:lang w:val="en-US"/>
        </w:rPr>
        <w:t xml:space="preserve">select = "SELECT </w:t>
      </w:r>
      <w:proofErr w:type="spellStart"/>
      <w:r w:rsidRPr="000B26BF">
        <w:rPr>
          <w:lang w:val="en-US"/>
        </w:rPr>
        <w:t>ArtName,ArtAnz,strftime</w:t>
      </w:r>
      <w:proofErr w:type="spellEnd"/>
      <w:r w:rsidRPr="000B26BF">
        <w:rPr>
          <w:lang w:val="en-US"/>
        </w:rPr>
        <w:t>('%d.%m.%Y',</w:t>
      </w:r>
      <w:proofErr w:type="spellStart"/>
      <w:r w:rsidRPr="000B26BF">
        <w:rPr>
          <w:lang w:val="en-US"/>
        </w:rPr>
        <w:t>ArtAblaufdatum</w:t>
      </w:r>
      <w:proofErr w:type="spellEnd"/>
      <w:r w:rsidRPr="000B26BF">
        <w:rPr>
          <w:lang w:val="en-US"/>
        </w:rPr>
        <w:t xml:space="preserve">) as </w:t>
      </w:r>
      <w:proofErr w:type="spellStart"/>
      <w:r w:rsidRPr="000B26BF">
        <w:rPr>
          <w:lang w:val="en-US"/>
        </w:rPr>
        <w:t>ptime</w:t>
      </w:r>
      <w:proofErr w:type="spellEnd"/>
      <w:r w:rsidRPr="000B26BF">
        <w:rPr>
          <w:lang w:val="en-US"/>
        </w:rPr>
        <w:t xml:space="preserve"> FROM </w:t>
      </w:r>
      <w:proofErr w:type="spellStart"/>
      <w:r w:rsidRPr="000B26BF">
        <w:rPr>
          <w:lang w:val="en-US"/>
        </w:rPr>
        <w:t>TArtikel</w:t>
      </w:r>
      <w:proofErr w:type="spellEnd"/>
      <w:r w:rsidRPr="000B26BF">
        <w:rPr>
          <w:lang w:val="en-US"/>
        </w:rPr>
        <w:t>";</w:t>
      </w:r>
    </w:p>
    <w:p w14:paraId="7589613D" w14:textId="77777777" w:rsidR="00CE4E56" w:rsidRPr="000B26BF" w:rsidRDefault="00CE4E56" w:rsidP="00CE4E56">
      <w:pPr>
        <w:pStyle w:val="Code"/>
        <w:rPr>
          <w:lang w:val="en-US"/>
        </w:rPr>
      </w:pPr>
      <w:r w:rsidRPr="000B26BF">
        <w:rPr>
          <w:lang w:val="en-US"/>
        </w:rPr>
        <w:t xml:space="preserve">    } else {</w:t>
      </w:r>
    </w:p>
    <w:p w14:paraId="326447D0" w14:textId="77777777" w:rsidR="00CE4E56" w:rsidRPr="000B26BF" w:rsidRDefault="00CE4E56" w:rsidP="00CE4E56">
      <w:pPr>
        <w:pStyle w:val="Code"/>
        <w:rPr>
          <w:lang w:val="en-US"/>
        </w:rPr>
      </w:pPr>
      <w:r w:rsidRPr="000B26BF">
        <w:rPr>
          <w:lang w:val="en-US"/>
        </w:rPr>
        <w:t xml:space="preserve">        select = "SELECT </w:t>
      </w:r>
      <w:proofErr w:type="spellStart"/>
      <w:r w:rsidRPr="000B26BF">
        <w:rPr>
          <w:lang w:val="en-US"/>
        </w:rPr>
        <w:t>ArtName,ArtAnz,strftime</w:t>
      </w:r>
      <w:proofErr w:type="spellEnd"/>
      <w:r w:rsidRPr="000B26BF">
        <w:rPr>
          <w:lang w:val="en-US"/>
        </w:rPr>
        <w:t>('%d.%m.%Y',</w:t>
      </w:r>
      <w:proofErr w:type="spellStart"/>
      <w:r w:rsidRPr="000B26BF">
        <w:rPr>
          <w:lang w:val="en-US"/>
        </w:rPr>
        <w:t>ArtAblaufdatum</w:t>
      </w:r>
      <w:proofErr w:type="spellEnd"/>
      <w:r w:rsidRPr="000B26BF">
        <w:rPr>
          <w:lang w:val="en-US"/>
        </w:rPr>
        <w:t xml:space="preserve">) as </w:t>
      </w:r>
      <w:proofErr w:type="spellStart"/>
      <w:r w:rsidRPr="000B26BF">
        <w:rPr>
          <w:lang w:val="en-US"/>
        </w:rPr>
        <w:t>ptime</w:t>
      </w:r>
      <w:proofErr w:type="spellEnd"/>
      <w:r w:rsidRPr="000B26BF">
        <w:rPr>
          <w:lang w:val="en-US"/>
        </w:rPr>
        <w:t xml:space="preserve"> FROM </w:t>
      </w:r>
      <w:proofErr w:type="spellStart"/>
      <w:r w:rsidRPr="000B26BF">
        <w:rPr>
          <w:lang w:val="en-US"/>
        </w:rPr>
        <w:t>TArtikel</w:t>
      </w:r>
      <w:proofErr w:type="spellEnd"/>
      <w:r w:rsidRPr="000B26BF">
        <w:rPr>
          <w:lang w:val="en-US"/>
        </w:rPr>
        <w:t xml:space="preserve"> where </w:t>
      </w:r>
      <w:proofErr w:type="spellStart"/>
      <w:r w:rsidRPr="000B26BF">
        <w:rPr>
          <w:lang w:val="en-US"/>
        </w:rPr>
        <w:t>KatId</w:t>
      </w:r>
      <w:proofErr w:type="spellEnd"/>
      <w:r w:rsidRPr="000B26BF">
        <w:rPr>
          <w:lang w:val="en-US"/>
        </w:rPr>
        <w:t xml:space="preserve"> = " + </w:t>
      </w:r>
      <w:proofErr w:type="spellStart"/>
      <w:r w:rsidRPr="000B26BF">
        <w:rPr>
          <w:lang w:val="en-US"/>
        </w:rPr>
        <w:t>Auswahl</w:t>
      </w:r>
      <w:proofErr w:type="spellEnd"/>
    </w:p>
    <w:p w14:paraId="4C23CAB5" w14:textId="77777777" w:rsidR="00CE4E56" w:rsidRPr="000B26BF" w:rsidRDefault="00CE4E56" w:rsidP="00CE4E56">
      <w:pPr>
        <w:pStyle w:val="Code"/>
        <w:rPr>
          <w:lang w:val="en-US"/>
        </w:rPr>
      </w:pPr>
      <w:r w:rsidRPr="000B26BF">
        <w:rPr>
          <w:lang w:val="en-US"/>
        </w:rPr>
        <w:t xml:space="preserve">    }</w:t>
      </w:r>
    </w:p>
    <w:p w14:paraId="14245AEC" w14:textId="77777777" w:rsidR="00CE4E56" w:rsidRPr="000B26BF" w:rsidRDefault="00CE4E56" w:rsidP="00CE4E56">
      <w:pPr>
        <w:pStyle w:val="Code"/>
        <w:rPr>
          <w:lang w:val="en-US"/>
        </w:rPr>
      </w:pPr>
      <w:r w:rsidRPr="000B26BF">
        <w:rPr>
          <w:lang w:val="en-US"/>
        </w:rPr>
        <w:t xml:space="preserve">    </w:t>
      </w:r>
      <w:proofErr w:type="spellStart"/>
      <w:r w:rsidRPr="000B26BF">
        <w:rPr>
          <w:lang w:val="en-US"/>
        </w:rPr>
        <w:t>db.transaction</w:t>
      </w:r>
      <w:proofErr w:type="spellEnd"/>
      <w:r w:rsidRPr="000B26BF">
        <w:rPr>
          <w:lang w:val="en-US"/>
        </w:rPr>
        <w:t>(</w:t>
      </w:r>
      <w:proofErr w:type="spellStart"/>
      <w:r w:rsidRPr="000B26BF">
        <w:rPr>
          <w:lang w:val="en-US"/>
        </w:rPr>
        <w:t>KatAnzeige</w:t>
      </w:r>
      <w:proofErr w:type="spellEnd"/>
      <w:r w:rsidRPr="000B26BF">
        <w:rPr>
          <w:lang w:val="en-US"/>
        </w:rPr>
        <w:t xml:space="preserve">, </w:t>
      </w:r>
      <w:proofErr w:type="spellStart"/>
      <w:r w:rsidRPr="000B26BF">
        <w:rPr>
          <w:lang w:val="en-US"/>
        </w:rPr>
        <w:t>errorCB</w:t>
      </w:r>
      <w:proofErr w:type="spellEnd"/>
      <w:r w:rsidRPr="000B26BF">
        <w:rPr>
          <w:lang w:val="en-US"/>
        </w:rPr>
        <w:t>)</w:t>
      </w:r>
    </w:p>
    <w:p w14:paraId="6D6CACC4" w14:textId="0402E671" w:rsidR="00CE4E56" w:rsidRPr="000976F9" w:rsidRDefault="00CE4E56" w:rsidP="00CE4E56">
      <w:pPr>
        <w:pStyle w:val="Code"/>
      </w:pPr>
      <w:r w:rsidRPr="000976F9">
        <w:t>}</w:t>
      </w:r>
    </w:p>
    <w:p w14:paraId="7E4F22BC" w14:textId="3C171C21" w:rsidR="00CE4E56" w:rsidRDefault="00CE4E56" w:rsidP="00CE4E56">
      <w:r>
        <w:t>Einen SQL-Befehl ausführen basierend auf der Variab</w:t>
      </w:r>
      <w:r w:rsidR="000905F3">
        <w:t>le</w:t>
      </w:r>
      <w:r>
        <w:t xml:space="preserve"> namens «</w:t>
      </w:r>
      <w:proofErr w:type="spellStart"/>
      <w:r>
        <w:t>select</w:t>
      </w:r>
      <w:proofErr w:type="spellEnd"/>
      <w:r>
        <w:t>». Das Ergebnis wird folglich an «</w:t>
      </w:r>
      <w:proofErr w:type="spellStart"/>
      <w:r>
        <w:t>querySuccess</w:t>
      </w:r>
      <w:proofErr w:type="spellEnd"/>
      <w:r>
        <w:t xml:space="preserve">» weitergegeben und in der Funktion in eine Tabelle umgewandelt (Verweis: </w:t>
      </w:r>
      <w:r>
        <w:fldChar w:fldCharType="begin"/>
      </w:r>
      <w:r>
        <w:instrText xml:space="preserve"> REF _Ref96549040 \r \h </w:instrText>
      </w:r>
      <w:r>
        <w:fldChar w:fldCharType="separate"/>
      </w:r>
      <w:r w:rsidR="000976F9">
        <w:t>5.5</w:t>
      </w:r>
      <w:r>
        <w:fldChar w:fldCharType="end"/>
      </w:r>
      <w:r>
        <w:t xml:space="preserve"> Letzter Code abschnitt):</w:t>
      </w:r>
    </w:p>
    <w:p w14:paraId="537A49CC" w14:textId="77777777" w:rsidR="00CE4E56" w:rsidRPr="00B57010" w:rsidRDefault="00CE4E56" w:rsidP="00CE4E56">
      <w:pPr>
        <w:pStyle w:val="Code"/>
        <w:rPr>
          <w:lang w:val="en-US"/>
        </w:rPr>
      </w:pPr>
      <w:r w:rsidRPr="00B57010">
        <w:rPr>
          <w:lang w:val="en-US"/>
        </w:rPr>
        <w:t xml:space="preserve">function </w:t>
      </w:r>
      <w:proofErr w:type="spellStart"/>
      <w:r w:rsidRPr="00B57010">
        <w:rPr>
          <w:lang w:val="en-US"/>
        </w:rPr>
        <w:t>KatAnzeige</w:t>
      </w:r>
      <w:proofErr w:type="spellEnd"/>
      <w:r w:rsidRPr="00B57010">
        <w:rPr>
          <w:lang w:val="en-US"/>
        </w:rPr>
        <w:t>(</w:t>
      </w:r>
      <w:proofErr w:type="spellStart"/>
      <w:r w:rsidRPr="00B57010">
        <w:rPr>
          <w:lang w:val="en-US"/>
        </w:rPr>
        <w:t>tx</w:t>
      </w:r>
      <w:proofErr w:type="spellEnd"/>
      <w:r w:rsidRPr="00B57010">
        <w:rPr>
          <w:lang w:val="en-US"/>
        </w:rPr>
        <w:t>) {</w:t>
      </w:r>
    </w:p>
    <w:p w14:paraId="156E0170" w14:textId="77777777" w:rsidR="00CE4E56" w:rsidRPr="000B26BF" w:rsidRDefault="00CE4E56" w:rsidP="00CE4E56">
      <w:pPr>
        <w:pStyle w:val="Code"/>
        <w:rPr>
          <w:lang w:val="en-US"/>
        </w:rPr>
      </w:pPr>
      <w:r w:rsidRPr="00B57010">
        <w:rPr>
          <w:lang w:val="en-US"/>
        </w:rPr>
        <w:t xml:space="preserve">    </w:t>
      </w:r>
      <w:proofErr w:type="spellStart"/>
      <w:r w:rsidRPr="000B26BF">
        <w:rPr>
          <w:lang w:val="en-US"/>
        </w:rPr>
        <w:t>tx.executeSql</w:t>
      </w:r>
      <w:proofErr w:type="spellEnd"/>
      <w:r w:rsidRPr="000B26BF">
        <w:rPr>
          <w:lang w:val="en-US"/>
        </w:rPr>
        <w:t xml:space="preserve">(select, [], </w:t>
      </w:r>
      <w:proofErr w:type="spellStart"/>
      <w:r w:rsidRPr="000B26BF">
        <w:rPr>
          <w:lang w:val="en-US"/>
        </w:rPr>
        <w:t>querySuccess</w:t>
      </w:r>
      <w:proofErr w:type="spellEnd"/>
      <w:r w:rsidRPr="000B26BF">
        <w:rPr>
          <w:lang w:val="en-US"/>
        </w:rPr>
        <w:t xml:space="preserve">, </w:t>
      </w:r>
      <w:proofErr w:type="spellStart"/>
      <w:r w:rsidRPr="000B26BF">
        <w:rPr>
          <w:lang w:val="en-US"/>
        </w:rPr>
        <w:t>errorCB</w:t>
      </w:r>
      <w:proofErr w:type="spellEnd"/>
      <w:r w:rsidRPr="000B26BF">
        <w:rPr>
          <w:lang w:val="en-US"/>
        </w:rPr>
        <w:t>);</w:t>
      </w:r>
    </w:p>
    <w:p w14:paraId="68311CEB" w14:textId="0EEAB4F0" w:rsidR="00CE4E56" w:rsidRDefault="00CE4E56" w:rsidP="00CE4E56">
      <w:pPr>
        <w:pStyle w:val="Code"/>
      </w:pPr>
      <w:r>
        <w:t>}</w:t>
      </w:r>
    </w:p>
    <w:p w14:paraId="29758507" w14:textId="35002A30" w:rsidR="000B26BF" w:rsidRDefault="000B26BF" w:rsidP="000B26BF">
      <w:pPr>
        <w:pStyle w:val="berschrift2"/>
      </w:pPr>
      <w:bookmarkStart w:id="66" w:name="_Ref96585643"/>
      <w:bookmarkStart w:id="67" w:name="_Toc96639173"/>
      <w:r>
        <w:t>Dropdownliste von Artikeln</w:t>
      </w:r>
      <w:bookmarkEnd w:id="66"/>
      <w:bookmarkEnd w:id="67"/>
    </w:p>
    <w:p w14:paraId="625F4628" w14:textId="399E8382" w:rsidR="000B26BF" w:rsidRDefault="000B26BF" w:rsidP="000B26BF">
      <w:r>
        <w:t>Damit der Nutzer die richtigen Artikel überhaupt verbrauchen kann, dachte ich mir</w:t>
      </w:r>
      <w:r w:rsidR="000905F3">
        <w:t>,</w:t>
      </w:r>
      <w:r>
        <w:t xml:space="preserve"> da</w:t>
      </w:r>
      <w:r w:rsidR="000905F3">
        <w:t>s</w:t>
      </w:r>
      <w:r>
        <w:t xml:space="preserve">s eine Dropdownliste basierend auf der Tabelle </w:t>
      </w:r>
      <w:proofErr w:type="spellStart"/>
      <w:r>
        <w:t>TArtikel</w:t>
      </w:r>
      <w:proofErr w:type="spellEnd"/>
      <w:r>
        <w:t xml:space="preserve"> </w:t>
      </w:r>
      <w:r w:rsidR="000905F3">
        <w:t>das Beste wäre</w:t>
      </w:r>
      <w:r>
        <w:t>. Dies funktioniert wie folgt:</w:t>
      </w:r>
    </w:p>
    <w:p w14:paraId="25C46BCB" w14:textId="2E547173" w:rsidR="000B26BF" w:rsidRDefault="000B26BF" w:rsidP="000B26BF">
      <w:r>
        <w:t>Anfangs wird ein Select-Befehl ausgeführt und die Resultate an die Funktion «</w:t>
      </w:r>
      <w:proofErr w:type="spellStart"/>
      <w:r>
        <w:t>FillBenuntzung</w:t>
      </w:r>
      <w:proofErr w:type="spellEnd"/>
      <w:r>
        <w:t>»</w:t>
      </w:r>
      <w:r w:rsidR="000905F3">
        <w:t xml:space="preserve"> gesendet:</w:t>
      </w:r>
    </w:p>
    <w:p w14:paraId="4AE65E4B" w14:textId="77777777" w:rsidR="000B26BF" w:rsidRDefault="000B26BF" w:rsidP="000B26BF">
      <w:pPr>
        <w:pStyle w:val="Code"/>
      </w:pPr>
      <w:proofErr w:type="spellStart"/>
      <w:r>
        <w:t>function</w:t>
      </w:r>
      <w:proofErr w:type="spellEnd"/>
      <w:r>
        <w:t xml:space="preserve"> Benutzung(</w:t>
      </w:r>
      <w:proofErr w:type="spellStart"/>
      <w:r>
        <w:t>tx</w:t>
      </w:r>
      <w:proofErr w:type="spellEnd"/>
      <w:r>
        <w:t>) {</w:t>
      </w:r>
    </w:p>
    <w:p w14:paraId="02BC52F8" w14:textId="77777777" w:rsidR="000B26BF" w:rsidRDefault="000B26BF" w:rsidP="000B26BF">
      <w:pPr>
        <w:pStyle w:val="Code"/>
      </w:pPr>
      <w:r>
        <w:t xml:space="preserve">    </w:t>
      </w:r>
      <w:proofErr w:type="spellStart"/>
      <w:r>
        <w:t>tx.executeSql</w:t>
      </w:r>
      <w:proofErr w:type="spellEnd"/>
      <w:r>
        <w:t xml:space="preserve">("SELECT </w:t>
      </w:r>
      <w:proofErr w:type="spellStart"/>
      <w:r>
        <w:t>ArtName,ArtId,strftime</w:t>
      </w:r>
      <w:proofErr w:type="spellEnd"/>
      <w:r>
        <w:t>('%d.%m.%Y',</w:t>
      </w:r>
      <w:proofErr w:type="spellStart"/>
      <w:r>
        <w:t>ArtAblaufdatum</w:t>
      </w:r>
      <w:proofErr w:type="spellEnd"/>
      <w:r>
        <w:t xml:space="preserve">) </w:t>
      </w:r>
      <w:proofErr w:type="spellStart"/>
      <w:r>
        <w:t>as</w:t>
      </w:r>
      <w:proofErr w:type="spellEnd"/>
      <w:r>
        <w:t xml:space="preserve"> </w:t>
      </w:r>
      <w:proofErr w:type="spellStart"/>
      <w:r>
        <w:t>ptime</w:t>
      </w:r>
      <w:proofErr w:type="spellEnd"/>
      <w:r>
        <w:t xml:space="preserve"> FROM </w:t>
      </w:r>
      <w:proofErr w:type="spellStart"/>
      <w:r>
        <w:t>TArtikel</w:t>
      </w:r>
      <w:proofErr w:type="spellEnd"/>
      <w:r>
        <w:t xml:space="preserve">", [], </w:t>
      </w:r>
      <w:proofErr w:type="spellStart"/>
      <w:r>
        <w:t>fillBenutzung</w:t>
      </w:r>
      <w:proofErr w:type="spellEnd"/>
      <w:r>
        <w:t xml:space="preserve">, </w:t>
      </w:r>
      <w:proofErr w:type="spellStart"/>
      <w:r>
        <w:t>errorCB</w:t>
      </w:r>
      <w:proofErr w:type="spellEnd"/>
      <w:r>
        <w:t>);</w:t>
      </w:r>
    </w:p>
    <w:p w14:paraId="0DC7A0E7" w14:textId="77777777" w:rsidR="000B26BF" w:rsidRDefault="000B26BF" w:rsidP="000B26BF">
      <w:pPr>
        <w:pStyle w:val="Code"/>
      </w:pPr>
      <w:r>
        <w:t>}</w:t>
      </w:r>
    </w:p>
    <w:p w14:paraId="61FCC052" w14:textId="508938B7" w:rsidR="000B26BF" w:rsidRDefault="000905F3" w:rsidP="000B26BF">
      <w:r>
        <w:t xml:space="preserve">Danach </w:t>
      </w:r>
      <w:r w:rsidR="000B26BF">
        <w:t>wird wie bei der Tabelle Erstellung ein HTML</w:t>
      </w:r>
      <w:r>
        <w:t>-</w:t>
      </w:r>
      <w:r w:rsidR="000B26BF">
        <w:t>String kreiert</w:t>
      </w:r>
      <w:r>
        <w:t>,</w:t>
      </w:r>
      <w:r w:rsidR="000B26BF">
        <w:t xml:space="preserve"> welcher schlussendlich in das DIV geladen wird. Die einzelnen Optionen innerhalb des Dropdowns werden durch eine </w:t>
      </w:r>
      <w:proofErr w:type="spellStart"/>
      <w:r w:rsidR="000B26BF">
        <w:t>For</w:t>
      </w:r>
      <w:proofErr w:type="spellEnd"/>
      <w:r w:rsidR="000B26BF">
        <w:t>-</w:t>
      </w:r>
      <w:r w:rsidR="005066DB">
        <w:t>S</w:t>
      </w:r>
      <w:r w:rsidR="000B26BF">
        <w:t xml:space="preserve">chleife an </w:t>
      </w:r>
      <w:r w:rsidR="000B26BF">
        <w:lastRenderedPageBreak/>
        <w:t>den String angefügt. Damit man abfragen kann</w:t>
      </w:r>
      <w:r w:rsidR="005066DB">
        <w:t>,</w:t>
      </w:r>
      <w:r w:rsidR="000B26BF">
        <w:t xml:space="preserve"> welche Option ausgewählt ist, erhalten die einzelnen Optionen als Wert die </w:t>
      </w:r>
      <w:proofErr w:type="spellStart"/>
      <w:r w:rsidR="000B26BF">
        <w:t>ArtikelId</w:t>
      </w:r>
      <w:proofErr w:type="spellEnd"/>
      <w:r w:rsidR="005066DB">
        <w:t>:</w:t>
      </w:r>
    </w:p>
    <w:p w14:paraId="50EA0F98" w14:textId="77777777" w:rsidR="000B26BF" w:rsidRPr="000976F9" w:rsidRDefault="000B26BF" w:rsidP="000B26BF">
      <w:pPr>
        <w:pStyle w:val="Code"/>
      </w:pPr>
      <w:proofErr w:type="spellStart"/>
      <w:r w:rsidRPr="000976F9">
        <w:t>function</w:t>
      </w:r>
      <w:proofErr w:type="spellEnd"/>
      <w:r w:rsidRPr="000976F9">
        <w:t xml:space="preserve"> </w:t>
      </w:r>
      <w:proofErr w:type="spellStart"/>
      <w:r w:rsidRPr="000976F9">
        <w:t>fillBenutzung</w:t>
      </w:r>
      <w:proofErr w:type="spellEnd"/>
      <w:r w:rsidRPr="000976F9">
        <w:t>(</w:t>
      </w:r>
      <w:proofErr w:type="spellStart"/>
      <w:r w:rsidRPr="000976F9">
        <w:t>tx</w:t>
      </w:r>
      <w:proofErr w:type="spellEnd"/>
      <w:r w:rsidRPr="000976F9">
        <w:t xml:space="preserve">, </w:t>
      </w:r>
      <w:proofErr w:type="spellStart"/>
      <w:r w:rsidRPr="000976F9">
        <w:t>results</w:t>
      </w:r>
      <w:proofErr w:type="spellEnd"/>
      <w:r w:rsidRPr="000976F9">
        <w:t>) {</w:t>
      </w:r>
    </w:p>
    <w:p w14:paraId="3E650C0A" w14:textId="77777777" w:rsidR="000B26BF" w:rsidRPr="000976F9" w:rsidRDefault="000B26BF" w:rsidP="000B26BF">
      <w:pPr>
        <w:pStyle w:val="Code"/>
      </w:pPr>
      <w:r w:rsidRPr="000976F9">
        <w:t xml:space="preserve">    </w:t>
      </w:r>
      <w:proofErr w:type="spellStart"/>
      <w:r w:rsidRPr="000976F9">
        <w:t>var</w:t>
      </w:r>
      <w:proofErr w:type="spellEnd"/>
      <w:r w:rsidRPr="000976F9">
        <w:t xml:space="preserve"> </w:t>
      </w:r>
      <w:proofErr w:type="spellStart"/>
      <w:r w:rsidRPr="000976F9">
        <w:t>VerHtml</w:t>
      </w:r>
      <w:proofErr w:type="spellEnd"/>
      <w:r w:rsidRPr="000976F9">
        <w:t xml:space="preserve"> = '&lt;</w:t>
      </w:r>
      <w:proofErr w:type="spellStart"/>
      <w:r w:rsidRPr="000976F9">
        <w:t>label</w:t>
      </w:r>
      <w:proofErr w:type="spellEnd"/>
      <w:r w:rsidRPr="000976F9">
        <w:t>&gt;&lt;b&gt;Artikel:&lt;/b&gt;&lt;/</w:t>
      </w:r>
      <w:proofErr w:type="spellStart"/>
      <w:r w:rsidRPr="000976F9">
        <w:t>label</w:t>
      </w:r>
      <w:proofErr w:type="spellEnd"/>
      <w:r w:rsidRPr="000976F9">
        <w:t>&gt;&lt;</w:t>
      </w:r>
      <w:proofErr w:type="spellStart"/>
      <w:r w:rsidRPr="000976F9">
        <w:t>br</w:t>
      </w:r>
      <w:proofErr w:type="spellEnd"/>
      <w:r w:rsidRPr="000976F9">
        <w:t>&gt;&lt;</w:t>
      </w:r>
      <w:proofErr w:type="spellStart"/>
      <w:r w:rsidRPr="000976F9">
        <w:t>select</w:t>
      </w:r>
      <w:proofErr w:type="spellEnd"/>
      <w:r w:rsidRPr="000976F9">
        <w:t xml:space="preserve"> </w:t>
      </w:r>
      <w:proofErr w:type="spellStart"/>
      <w:r w:rsidRPr="000976F9">
        <w:t>id</w:t>
      </w:r>
      <w:proofErr w:type="spellEnd"/>
      <w:r w:rsidRPr="000976F9">
        <w:t>="</w:t>
      </w:r>
      <w:proofErr w:type="spellStart"/>
      <w:r w:rsidRPr="000976F9">
        <w:t>select</w:t>
      </w:r>
      <w:proofErr w:type="spellEnd"/>
      <w:r w:rsidRPr="000976F9">
        <w:t xml:space="preserve">" </w:t>
      </w:r>
      <w:proofErr w:type="spellStart"/>
      <w:r w:rsidRPr="000976F9">
        <w:t>class</w:t>
      </w:r>
      <w:proofErr w:type="spellEnd"/>
      <w:r w:rsidRPr="000976F9">
        <w:t>="form-</w:t>
      </w:r>
      <w:proofErr w:type="spellStart"/>
      <w:r w:rsidRPr="000976F9">
        <w:t>select</w:t>
      </w:r>
      <w:proofErr w:type="spellEnd"/>
      <w:r w:rsidRPr="000976F9">
        <w:t>"&gt;'</w:t>
      </w:r>
    </w:p>
    <w:p w14:paraId="458BC2F5" w14:textId="77777777" w:rsidR="000B26BF" w:rsidRPr="000976F9" w:rsidRDefault="000B26BF" w:rsidP="000B26BF">
      <w:pPr>
        <w:pStyle w:val="Code"/>
      </w:pPr>
      <w:r w:rsidRPr="000976F9">
        <w:t xml:space="preserve">    </w:t>
      </w:r>
      <w:proofErr w:type="spellStart"/>
      <w:r w:rsidRPr="000976F9">
        <w:t>var</w:t>
      </w:r>
      <w:proofErr w:type="spellEnd"/>
      <w:r w:rsidRPr="000976F9">
        <w:t xml:space="preserve"> </w:t>
      </w:r>
      <w:proofErr w:type="spellStart"/>
      <w:r w:rsidRPr="000976F9">
        <w:t>len</w:t>
      </w:r>
      <w:proofErr w:type="spellEnd"/>
      <w:r w:rsidRPr="000976F9">
        <w:t xml:space="preserve"> = </w:t>
      </w:r>
      <w:proofErr w:type="spellStart"/>
      <w:r w:rsidRPr="000976F9">
        <w:t>results.rows.length</w:t>
      </w:r>
      <w:proofErr w:type="spellEnd"/>
      <w:r w:rsidRPr="000976F9">
        <w:t>;</w:t>
      </w:r>
    </w:p>
    <w:p w14:paraId="1DC31D5A" w14:textId="77777777" w:rsidR="000B26BF" w:rsidRPr="000B26BF" w:rsidRDefault="000B26BF" w:rsidP="000B26BF">
      <w:pPr>
        <w:pStyle w:val="Code"/>
        <w:rPr>
          <w:lang w:val="en-US"/>
        </w:rPr>
      </w:pPr>
      <w:r w:rsidRPr="000976F9">
        <w:t xml:space="preserve">    </w:t>
      </w:r>
      <w:r w:rsidRPr="000B26BF">
        <w:rPr>
          <w:lang w:val="en-US"/>
        </w:rPr>
        <w:t xml:space="preserve">for (var </w:t>
      </w:r>
      <w:proofErr w:type="spellStart"/>
      <w:r w:rsidRPr="000B26BF">
        <w:rPr>
          <w:lang w:val="en-US"/>
        </w:rPr>
        <w:t>i</w:t>
      </w:r>
      <w:proofErr w:type="spellEnd"/>
      <w:r w:rsidRPr="000B26BF">
        <w:rPr>
          <w:lang w:val="en-US"/>
        </w:rPr>
        <w:t xml:space="preserve"> = 0; </w:t>
      </w:r>
      <w:proofErr w:type="spellStart"/>
      <w:r w:rsidRPr="000B26BF">
        <w:rPr>
          <w:lang w:val="en-US"/>
        </w:rPr>
        <w:t>i</w:t>
      </w:r>
      <w:proofErr w:type="spellEnd"/>
      <w:r w:rsidRPr="000B26BF">
        <w:rPr>
          <w:lang w:val="en-US"/>
        </w:rPr>
        <w:t xml:space="preserve"> &lt; </w:t>
      </w:r>
      <w:proofErr w:type="spellStart"/>
      <w:r w:rsidRPr="000B26BF">
        <w:rPr>
          <w:lang w:val="en-US"/>
        </w:rPr>
        <w:t>len</w:t>
      </w:r>
      <w:proofErr w:type="spellEnd"/>
      <w:r w:rsidRPr="000B26BF">
        <w:rPr>
          <w:lang w:val="en-US"/>
        </w:rPr>
        <w:t xml:space="preserve">; </w:t>
      </w:r>
      <w:proofErr w:type="spellStart"/>
      <w:r w:rsidRPr="000B26BF">
        <w:rPr>
          <w:lang w:val="en-US"/>
        </w:rPr>
        <w:t>i</w:t>
      </w:r>
      <w:proofErr w:type="spellEnd"/>
      <w:r w:rsidRPr="000B26BF">
        <w:rPr>
          <w:lang w:val="en-US"/>
        </w:rPr>
        <w:t>++) {</w:t>
      </w:r>
    </w:p>
    <w:p w14:paraId="6149D232" w14:textId="77777777" w:rsidR="000B26BF" w:rsidRPr="000B26BF" w:rsidRDefault="000B26BF" w:rsidP="000B26BF">
      <w:pPr>
        <w:pStyle w:val="Code"/>
        <w:rPr>
          <w:lang w:val="en-US"/>
        </w:rPr>
      </w:pPr>
      <w:r w:rsidRPr="000B26BF">
        <w:rPr>
          <w:lang w:val="en-US"/>
        </w:rPr>
        <w:t xml:space="preserve">        </w:t>
      </w:r>
      <w:proofErr w:type="spellStart"/>
      <w:r w:rsidRPr="000B26BF">
        <w:rPr>
          <w:lang w:val="en-US"/>
        </w:rPr>
        <w:t>VerHtml</w:t>
      </w:r>
      <w:proofErr w:type="spellEnd"/>
      <w:r w:rsidRPr="000B26BF">
        <w:rPr>
          <w:lang w:val="en-US"/>
        </w:rPr>
        <w:t xml:space="preserve"> += "&lt;option value=" + </w:t>
      </w:r>
      <w:proofErr w:type="spellStart"/>
      <w:r w:rsidRPr="000B26BF">
        <w:rPr>
          <w:lang w:val="en-US"/>
        </w:rPr>
        <w:t>results.rows.item</w:t>
      </w:r>
      <w:proofErr w:type="spellEnd"/>
      <w:r w:rsidRPr="000B26BF">
        <w:rPr>
          <w:lang w:val="en-US"/>
        </w:rPr>
        <w:t>(</w:t>
      </w:r>
      <w:proofErr w:type="spellStart"/>
      <w:r w:rsidRPr="000B26BF">
        <w:rPr>
          <w:lang w:val="en-US"/>
        </w:rPr>
        <w:t>i</w:t>
      </w:r>
      <w:proofErr w:type="spellEnd"/>
      <w:r w:rsidRPr="000B26BF">
        <w:rPr>
          <w:lang w:val="en-US"/>
        </w:rPr>
        <w:t>).</w:t>
      </w:r>
      <w:proofErr w:type="spellStart"/>
      <w:r w:rsidRPr="000B26BF">
        <w:rPr>
          <w:lang w:val="en-US"/>
        </w:rPr>
        <w:t>ArtId</w:t>
      </w:r>
      <w:proofErr w:type="spellEnd"/>
      <w:r w:rsidRPr="000B26BF">
        <w:rPr>
          <w:lang w:val="en-US"/>
        </w:rPr>
        <w:t xml:space="preserve"> + "&gt;" + </w:t>
      </w:r>
      <w:proofErr w:type="spellStart"/>
      <w:r w:rsidRPr="000B26BF">
        <w:rPr>
          <w:lang w:val="en-US"/>
        </w:rPr>
        <w:t>results.rows.item</w:t>
      </w:r>
      <w:proofErr w:type="spellEnd"/>
      <w:r w:rsidRPr="000B26BF">
        <w:rPr>
          <w:lang w:val="en-US"/>
        </w:rPr>
        <w:t>(</w:t>
      </w:r>
      <w:proofErr w:type="spellStart"/>
      <w:r w:rsidRPr="000B26BF">
        <w:rPr>
          <w:lang w:val="en-US"/>
        </w:rPr>
        <w:t>i</w:t>
      </w:r>
      <w:proofErr w:type="spellEnd"/>
      <w:r w:rsidRPr="000B26BF">
        <w:rPr>
          <w:lang w:val="en-US"/>
        </w:rPr>
        <w:t>).</w:t>
      </w:r>
      <w:proofErr w:type="spellStart"/>
      <w:r w:rsidRPr="000B26BF">
        <w:rPr>
          <w:lang w:val="en-US"/>
        </w:rPr>
        <w:t>ArtName</w:t>
      </w:r>
      <w:proofErr w:type="spellEnd"/>
      <w:r w:rsidRPr="000B26BF">
        <w:rPr>
          <w:lang w:val="en-US"/>
        </w:rPr>
        <w:t xml:space="preserve"> + " </w:t>
      </w:r>
      <w:proofErr w:type="spellStart"/>
      <w:r w:rsidRPr="000B26BF">
        <w:rPr>
          <w:lang w:val="en-US"/>
        </w:rPr>
        <w:t>vom</w:t>
      </w:r>
      <w:proofErr w:type="spellEnd"/>
      <w:r w:rsidRPr="000B26BF">
        <w:rPr>
          <w:lang w:val="en-US"/>
        </w:rPr>
        <w:t xml:space="preserve"> " + </w:t>
      </w:r>
      <w:proofErr w:type="spellStart"/>
      <w:r w:rsidRPr="000B26BF">
        <w:rPr>
          <w:lang w:val="en-US"/>
        </w:rPr>
        <w:t>results.rows.item</w:t>
      </w:r>
      <w:proofErr w:type="spellEnd"/>
      <w:r w:rsidRPr="000B26BF">
        <w:rPr>
          <w:lang w:val="en-US"/>
        </w:rPr>
        <w:t>(</w:t>
      </w:r>
      <w:proofErr w:type="spellStart"/>
      <w:r w:rsidRPr="000B26BF">
        <w:rPr>
          <w:lang w:val="en-US"/>
        </w:rPr>
        <w:t>i</w:t>
      </w:r>
      <w:proofErr w:type="spellEnd"/>
      <w:r w:rsidRPr="000B26BF">
        <w:rPr>
          <w:lang w:val="en-US"/>
        </w:rPr>
        <w:t>).</w:t>
      </w:r>
      <w:proofErr w:type="spellStart"/>
      <w:r w:rsidRPr="000B26BF">
        <w:rPr>
          <w:lang w:val="en-US"/>
        </w:rPr>
        <w:t>ptime</w:t>
      </w:r>
      <w:proofErr w:type="spellEnd"/>
      <w:r w:rsidRPr="000B26BF">
        <w:rPr>
          <w:lang w:val="en-US"/>
        </w:rPr>
        <w:t xml:space="preserve"> + "&lt;/option&gt;";</w:t>
      </w:r>
    </w:p>
    <w:p w14:paraId="6811B376" w14:textId="77777777" w:rsidR="000B26BF" w:rsidRPr="000B26BF" w:rsidRDefault="000B26BF" w:rsidP="000B26BF">
      <w:pPr>
        <w:pStyle w:val="Code"/>
        <w:rPr>
          <w:lang w:val="en-US"/>
        </w:rPr>
      </w:pPr>
      <w:r w:rsidRPr="000B26BF">
        <w:rPr>
          <w:lang w:val="en-US"/>
        </w:rPr>
        <w:t xml:space="preserve">    }</w:t>
      </w:r>
    </w:p>
    <w:p w14:paraId="0A1E93E8" w14:textId="77777777" w:rsidR="000B26BF" w:rsidRPr="000B26BF" w:rsidRDefault="000B26BF" w:rsidP="000B26BF">
      <w:pPr>
        <w:pStyle w:val="Code"/>
        <w:rPr>
          <w:lang w:val="en-US"/>
        </w:rPr>
      </w:pPr>
      <w:r w:rsidRPr="000B26BF">
        <w:rPr>
          <w:lang w:val="en-US"/>
        </w:rPr>
        <w:t xml:space="preserve">    </w:t>
      </w:r>
      <w:proofErr w:type="spellStart"/>
      <w:r w:rsidRPr="000B26BF">
        <w:rPr>
          <w:lang w:val="en-US"/>
        </w:rPr>
        <w:t>VerHtml</w:t>
      </w:r>
      <w:proofErr w:type="spellEnd"/>
      <w:r w:rsidRPr="000B26BF">
        <w:rPr>
          <w:lang w:val="en-US"/>
        </w:rPr>
        <w:t xml:space="preserve"> += '&lt;/select&gt;&lt;</w:t>
      </w:r>
      <w:proofErr w:type="spellStart"/>
      <w:r w:rsidRPr="000B26BF">
        <w:rPr>
          <w:lang w:val="en-US"/>
        </w:rPr>
        <w:t>br</w:t>
      </w:r>
      <w:proofErr w:type="spellEnd"/>
      <w:r w:rsidRPr="000B26BF">
        <w:rPr>
          <w:lang w:val="en-US"/>
        </w:rPr>
        <w:t>&gt;&lt;label&gt;&lt;b&gt;</w:t>
      </w:r>
      <w:proofErr w:type="spellStart"/>
      <w:r w:rsidRPr="000B26BF">
        <w:rPr>
          <w:lang w:val="en-US"/>
        </w:rPr>
        <w:t>Anzahl</w:t>
      </w:r>
      <w:proofErr w:type="spellEnd"/>
      <w:r w:rsidRPr="000B26BF">
        <w:rPr>
          <w:lang w:val="en-US"/>
        </w:rPr>
        <w:t>:&lt;/b&gt;&lt;/label&gt;&lt;</w:t>
      </w:r>
      <w:proofErr w:type="spellStart"/>
      <w:r w:rsidRPr="000B26BF">
        <w:rPr>
          <w:lang w:val="en-US"/>
        </w:rPr>
        <w:t>br</w:t>
      </w:r>
      <w:proofErr w:type="spellEnd"/>
      <w:r w:rsidRPr="000B26BF">
        <w:rPr>
          <w:lang w:val="en-US"/>
        </w:rPr>
        <w:t>&gt;&lt;input type="number" id="</w:t>
      </w:r>
      <w:proofErr w:type="spellStart"/>
      <w:r w:rsidRPr="000B26BF">
        <w:rPr>
          <w:lang w:val="en-US"/>
        </w:rPr>
        <w:t>Anzahl</w:t>
      </w:r>
      <w:proofErr w:type="spellEnd"/>
      <w:r w:rsidRPr="000B26BF">
        <w:rPr>
          <w:lang w:val="en-US"/>
        </w:rPr>
        <w:t>" class="form-control w-25" min="1"&gt;&lt;button id="</w:t>
      </w:r>
      <w:proofErr w:type="spellStart"/>
      <w:r w:rsidRPr="000B26BF">
        <w:rPr>
          <w:lang w:val="en-US"/>
        </w:rPr>
        <w:t>VerbButton</w:t>
      </w:r>
      <w:proofErr w:type="spellEnd"/>
      <w:r w:rsidRPr="000B26BF">
        <w:rPr>
          <w:lang w:val="en-US"/>
        </w:rPr>
        <w:t>" class="</w:t>
      </w:r>
      <w:proofErr w:type="spellStart"/>
      <w:r w:rsidRPr="000B26BF">
        <w:rPr>
          <w:lang w:val="en-US"/>
        </w:rPr>
        <w:t>btn</w:t>
      </w:r>
      <w:proofErr w:type="spellEnd"/>
      <w:r w:rsidRPr="000B26BF">
        <w:rPr>
          <w:lang w:val="en-US"/>
        </w:rPr>
        <w:t xml:space="preserve"> </w:t>
      </w:r>
      <w:proofErr w:type="spellStart"/>
      <w:r w:rsidRPr="000B26BF">
        <w:rPr>
          <w:lang w:val="en-US"/>
        </w:rPr>
        <w:t>btn</w:t>
      </w:r>
      <w:proofErr w:type="spellEnd"/>
      <w:r w:rsidRPr="000B26BF">
        <w:rPr>
          <w:lang w:val="en-US"/>
        </w:rPr>
        <w:t>-light" onclick="</w:t>
      </w:r>
      <w:proofErr w:type="spellStart"/>
      <w:r w:rsidRPr="000B26BF">
        <w:rPr>
          <w:lang w:val="en-US"/>
        </w:rPr>
        <w:t>Verbauch</w:t>
      </w:r>
      <w:proofErr w:type="spellEnd"/>
      <w:r w:rsidRPr="000B26BF">
        <w:rPr>
          <w:lang w:val="en-US"/>
        </w:rPr>
        <w:t>()"&gt;</w:t>
      </w:r>
      <w:proofErr w:type="spellStart"/>
      <w:r w:rsidRPr="000B26BF">
        <w:rPr>
          <w:lang w:val="en-US"/>
        </w:rPr>
        <w:t>Verbrauchen</w:t>
      </w:r>
      <w:proofErr w:type="spellEnd"/>
      <w:r w:rsidRPr="000B26BF">
        <w:rPr>
          <w:lang w:val="en-US"/>
        </w:rPr>
        <w:t>&lt;/button&gt;'</w:t>
      </w:r>
    </w:p>
    <w:p w14:paraId="521CDD2F" w14:textId="77777777" w:rsidR="000B26BF" w:rsidRDefault="000B26BF" w:rsidP="000B26BF">
      <w:pPr>
        <w:pStyle w:val="Code"/>
      </w:pPr>
      <w:r w:rsidRPr="000B26BF">
        <w:rPr>
          <w:lang w:val="en-US"/>
        </w:rPr>
        <w:t xml:space="preserve">    </w:t>
      </w:r>
      <w:proofErr w:type="spellStart"/>
      <w:r>
        <w:t>document.getElementById</w:t>
      </w:r>
      <w:proofErr w:type="spellEnd"/>
      <w:r>
        <w:t>("verbrauch").</w:t>
      </w:r>
      <w:proofErr w:type="spellStart"/>
      <w:r>
        <w:t>innerHTML</w:t>
      </w:r>
      <w:proofErr w:type="spellEnd"/>
      <w:r>
        <w:t xml:space="preserve"> = </w:t>
      </w:r>
      <w:proofErr w:type="spellStart"/>
      <w:r>
        <w:t>VerHtml</w:t>
      </w:r>
      <w:proofErr w:type="spellEnd"/>
      <w:r>
        <w:t>;</w:t>
      </w:r>
    </w:p>
    <w:p w14:paraId="78CFFF91" w14:textId="4F2529B8" w:rsidR="000B26BF" w:rsidRDefault="000B26BF" w:rsidP="000B26BF">
      <w:pPr>
        <w:pStyle w:val="Code"/>
      </w:pPr>
      <w:r>
        <w:t>}</w:t>
      </w:r>
    </w:p>
    <w:p w14:paraId="5FBE65B0" w14:textId="480B5437" w:rsidR="000B26BF" w:rsidRDefault="005F1585" w:rsidP="005F1585">
      <w:pPr>
        <w:pStyle w:val="berschrift2"/>
      </w:pPr>
      <w:bookmarkStart w:id="68" w:name="_Toc96639174"/>
      <w:r>
        <w:t>Artikel verbrauchen/löschen</w:t>
      </w:r>
      <w:bookmarkEnd w:id="68"/>
    </w:p>
    <w:p w14:paraId="75AA9107" w14:textId="6564D4E4" w:rsidR="005F1585" w:rsidRDefault="005F1585" w:rsidP="005F1585">
      <w:r>
        <w:t>Damit der Nutzer auch die einzelnen Produkte aufbrauchen kann</w:t>
      </w:r>
      <w:r w:rsidR="005066DB">
        <w:t>,</w:t>
      </w:r>
      <w:r>
        <w:t xml:space="preserve"> benötigt es folgenden </w:t>
      </w:r>
      <w:r w:rsidR="005066DB">
        <w:t>C</w:t>
      </w:r>
      <w:r>
        <w:t>ode:</w:t>
      </w:r>
    </w:p>
    <w:p w14:paraId="741298E3" w14:textId="0E15820E" w:rsidR="005F1585" w:rsidRDefault="005F1585" w:rsidP="005F1585">
      <w:r>
        <w:t>Wenn der «Verbrauch» Button gedrückt wird</w:t>
      </w:r>
      <w:r w:rsidR="005066DB">
        <w:t>,</w:t>
      </w:r>
      <w:r>
        <w:t xml:space="preserve"> öffnet es die Datenbank und es wird g</w:t>
      </w:r>
      <w:r w:rsidR="005066DB">
        <w:t xml:space="preserve">eprüft, </w:t>
      </w:r>
      <w:r>
        <w:t>was für ein Wert im Feld Anzahl</w:t>
      </w:r>
      <w:r w:rsidR="00B631A2">
        <w:t xml:space="preserve"> (</w:t>
      </w:r>
      <w:proofErr w:type="spellStart"/>
      <w:r w:rsidR="00B631A2">
        <w:t>number</w:t>
      </w:r>
      <w:proofErr w:type="spellEnd"/>
      <w:r w:rsidR="00B631A2">
        <w:t xml:space="preserve"> </w:t>
      </w:r>
      <w:proofErr w:type="spellStart"/>
      <w:r w:rsidR="00B631A2">
        <w:t>input</w:t>
      </w:r>
      <w:proofErr w:type="spellEnd"/>
      <w:r w:rsidR="00B631A2">
        <w:t xml:space="preserve"> </w:t>
      </w:r>
      <w:proofErr w:type="spellStart"/>
      <w:r w:rsidR="00B631A2">
        <w:t>field</w:t>
      </w:r>
      <w:proofErr w:type="spellEnd"/>
      <w:r w:rsidR="00B631A2">
        <w:t>)</w:t>
      </w:r>
      <w:r>
        <w:t xml:space="preserve"> ist. Wenn die Zahl grösser</w:t>
      </w:r>
      <w:r w:rsidR="00B631A2">
        <w:t xml:space="preserve"> gleich 1 ist</w:t>
      </w:r>
      <w:r w:rsidR="005066DB">
        <w:t>,</w:t>
      </w:r>
      <w:r w:rsidR="00B631A2">
        <w:t xml:space="preserve"> wird der SQL-Befehl eingeleitet, andererseits wird ein Alert </w:t>
      </w:r>
      <w:r w:rsidR="005066DB">
        <w:t>(</w:t>
      </w:r>
      <w:r w:rsidR="00B631A2">
        <w:t xml:space="preserve">falls </w:t>
      </w:r>
      <w:r w:rsidR="005066DB">
        <w:t>Z</w:t>
      </w:r>
      <w:r w:rsidR="00B631A2">
        <w:t>ahl kleiner 1 ist</w:t>
      </w:r>
      <w:r w:rsidR="005066DB">
        <w:t>)</w:t>
      </w:r>
      <w:r w:rsidR="00B631A2">
        <w:t xml:space="preserve"> angezeigt.</w:t>
      </w:r>
    </w:p>
    <w:p w14:paraId="0AE71E1F" w14:textId="77777777" w:rsidR="00B631A2" w:rsidRPr="00B631A2" w:rsidRDefault="00B631A2" w:rsidP="00B631A2">
      <w:pPr>
        <w:pStyle w:val="Code"/>
        <w:rPr>
          <w:lang w:val="en-US"/>
        </w:rPr>
      </w:pPr>
      <w:r w:rsidRPr="00B631A2">
        <w:rPr>
          <w:lang w:val="en-US"/>
        </w:rPr>
        <w:t xml:space="preserve">function </w:t>
      </w:r>
      <w:proofErr w:type="spellStart"/>
      <w:r w:rsidRPr="00B631A2">
        <w:rPr>
          <w:lang w:val="en-US"/>
        </w:rPr>
        <w:t>Verbauch</w:t>
      </w:r>
      <w:proofErr w:type="spellEnd"/>
      <w:r w:rsidRPr="00B631A2">
        <w:rPr>
          <w:lang w:val="en-US"/>
        </w:rPr>
        <w:t>() {</w:t>
      </w:r>
    </w:p>
    <w:p w14:paraId="5F7B305A" w14:textId="77777777" w:rsidR="00B631A2" w:rsidRPr="00B631A2" w:rsidRDefault="00B631A2" w:rsidP="00B631A2">
      <w:pPr>
        <w:pStyle w:val="Code"/>
        <w:rPr>
          <w:lang w:val="en-US"/>
        </w:rPr>
      </w:pPr>
      <w:r w:rsidRPr="00B631A2">
        <w:rPr>
          <w:lang w:val="en-US"/>
        </w:rPr>
        <w:t xml:space="preserve">    var </w:t>
      </w:r>
      <w:proofErr w:type="spellStart"/>
      <w:r w:rsidRPr="00B631A2">
        <w:rPr>
          <w:lang w:val="en-US"/>
        </w:rPr>
        <w:t>db</w:t>
      </w:r>
      <w:proofErr w:type="spellEnd"/>
      <w:r w:rsidRPr="00B631A2">
        <w:rPr>
          <w:lang w:val="en-US"/>
        </w:rPr>
        <w:t xml:space="preserve"> = </w:t>
      </w:r>
      <w:proofErr w:type="spellStart"/>
      <w:r w:rsidRPr="00B631A2">
        <w:rPr>
          <w:lang w:val="en-US"/>
        </w:rPr>
        <w:t>window.openDatabase</w:t>
      </w:r>
      <w:proofErr w:type="spellEnd"/>
      <w:r w:rsidRPr="00B631A2">
        <w:rPr>
          <w:lang w:val="en-US"/>
        </w:rPr>
        <w:t>("Inventory", "1.0", "Inventory", 200000);</w:t>
      </w:r>
    </w:p>
    <w:p w14:paraId="13FAC32A" w14:textId="77777777" w:rsidR="00B631A2" w:rsidRDefault="00B631A2" w:rsidP="00B631A2">
      <w:pPr>
        <w:pStyle w:val="Code"/>
      </w:pPr>
      <w:r w:rsidRPr="00B631A2">
        <w:rPr>
          <w:lang w:val="en-US"/>
        </w:rPr>
        <w:t xml:space="preserve">    </w:t>
      </w:r>
      <w:proofErr w:type="spellStart"/>
      <w:r>
        <w:t>var</w:t>
      </w:r>
      <w:proofErr w:type="spellEnd"/>
      <w:r>
        <w:t xml:space="preserve"> wert = </w:t>
      </w:r>
      <w:proofErr w:type="spellStart"/>
      <w:r>
        <w:t>document.getElementById</w:t>
      </w:r>
      <w:proofErr w:type="spellEnd"/>
      <w:r>
        <w:t>("Anzahl");</w:t>
      </w:r>
    </w:p>
    <w:p w14:paraId="161DED44" w14:textId="77777777" w:rsidR="00B631A2" w:rsidRDefault="00B631A2" w:rsidP="00B631A2">
      <w:pPr>
        <w:pStyle w:val="Code"/>
      </w:pPr>
      <w:r>
        <w:t xml:space="preserve">    </w:t>
      </w:r>
      <w:proofErr w:type="spellStart"/>
      <w:r>
        <w:t>if</w:t>
      </w:r>
      <w:proofErr w:type="spellEnd"/>
      <w:r>
        <w:t xml:space="preserve"> (</w:t>
      </w:r>
      <w:proofErr w:type="spellStart"/>
      <w:r>
        <w:t>wert.value</w:t>
      </w:r>
      <w:proofErr w:type="spellEnd"/>
      <w:r>
        <w:t xml:space="preserve"> &lt; 1) {</w:t>
      </w:r>
    </w:p>
    <w:p w14:paraId="1523F65D" w14:textId="77777777" w:rsidR="00B631A2" w:rsidRDefault="00B631A2" w:rsidP="00B631A2">
      <w:pPr>
        <w:pStyle w:val="Code"/>
      </w:pPr>
      <w:r>
        <w:t xml:space="preserve">        alert("Die Anzahl muss </w:t>
      </w:r>
      <w:proofErr w:type="spellStart"/>
      <w:r>
        <w:t>grössergleich</w:t>
      </w:r>
      <w:proofErr w:type="spellEnd"/>
      <w:r>
        <w:t xml:space="preserve"> 1 sein!")</w:t>
      </w:r>
    </w:p>
    <w:p w14:paraId="1FAF0B27" w14:textId="77777777" w:rsidR="00B631A2" w:rsidRDefault="00B631A2" w:rsidP="00B631A2">
      <w:pPr>
        <w:pStyle w:val="Code"/>
      </w:pPr>
      <w:r>
        <w:t xml:space="preserve">    } </w:t>
      </w:r>
      <w:proofErr w:type="spellStart"/>
      <w:r>
        <w:t>else</w:t>
      </w:r>
      <w:proofErr w:type="spellEnd"/>
      <w:r>
        <w:t xml:space="preserve"> {</w:t>
      </w:r>
    </w:p>
    <w:p w14:paraId="194BA7F1" w14:textId="77777777" w:rsidR="00B631A2" w:rsidRDefault="00B631A2" w:rsidP="00B631A2">
      <w:pPr>
        <w:pStyle w:val="Code"/>
      </w:pPr>
      <w:r>
        <w:t xml:space="preserve">        </w:t>
      </w:r>
      <w:proofErr w:type="spellStart"/>
      <w:r>
        <w:t>db.transaction</w:t>
      </w:r>
      <w:proofErr w:type="spellEnd"/>
      <w:r>
        <w:t>(</w:t>
      </w:r>
      <w:proofErr w:type="spellStart"/>
      <w:r>
        <w:t>VerbrauchSQL</w:t>
      </w:r>
      <w:proofErr w:type="spellEnd"/>
      <w:r>
        <w:t xml:space="preserve">, </w:t>
      </w:r>
      <w:proofErr w:type="spellStart"/>
      <w:r>
        <w:t>errorCB</w:t>
      </w:r>
      <w:proofErr w:type="spellEnd"/>
      <w:r>
        <w:t xml:space="preserve">);  </w:t>
      </w:r>
    </w:p>
    <w:p w14:paraId="06769B0D" w14:textId="77777777" w:rsidR="00B631A2" w:rsidRDefault="00B631A2" w:rsidP="00B631A2">
      <w:pPr>
        <w:pStyle w:val="Code"/>
      </w:pPr>
      <w:r>
        <w:t xml:space="preserve">    }</w:t>
      </w:r>
    </w:p>
    <w:p w14:paraId="312C70A7" w14:textId="05441EC1" w:rsidR="00B631A2" w:rsidRDefault="00B631A2" w:rsidP="00B631A2">
      <w:pPr>
        <w:pStyle w:val="Code"/>
      </w:pPr>
      <w:r>
        <w:t>}</w:t>
      </w:r>
    </w:p>
    <w:p w14:paraId="215C94E0" w14:textId="79D56112" w:rsidR="00B631A2" w:rsidRDefault="00B631A2" w:rsidP="00B631A2">
      <w:r>
        <w:t>In der folgenden Funktion wird dann ge</w:t>
      </w:r>
      <w:r w:rsidR="00F4730D">
        <w:t>prüft,</w:t>
      </w:r>
      <w:r>
        <w:t xml:space="preserve"> </w:t>
      </w:r>
      <w:r w:rsidR="0099584B">
        <w:t>welchen Wert</w:t>
      </w:r>
      <w:r>
        <w:t xml:space="preserve"> der ausgewäh</w:t>
      </w:r>
      <w:r w:rsidR="00F4730D">
        <w:t>l</w:t>
      </w:r>
      <w:r>
        <w:t xml:space="preserve">te Artikel hat. Anschliessend wird die </w:t>
      </w:r>
      <w:r w:rsidR="0099584B">
        <w:t>Anzahl,</w:t>
      </w:r>
      <w:r>
        <w:t xml:space="preserve"> die verbraucht werden soll</w:t>
      </w:r>
      <w:r w:rsidR="00F4730D">
        <w:t>,</w:t>
      </w:r>
      <w:r>
        <w:t xml:space="preserve"> aus dem «Anzahl» Feld gezogen und der SQL-Befehl ausgeführt</w:t>
      </w:r>
      <w:r w:rsidR="00F4730D">
        <w:t>,</w:t>
      </w:r>
      <w:r>
        <w:t xml:space="preserve"> In welchem die </w:t>
      </w:r>
      <w:proofErr w:type="spellStart"/>
      <w:r>
        <w:t>ArtAnz</w:t>
      </w:r>
      <w:proofErr w:type="spellEnd"/>
      <w:r>
        <w:t xml:space="preserve"> um </w:t>
      </w:r>
      <w:r w:rsidRPr="00F4730D">
        <w:rPr>
          <w:b/>
          <w:bCs/>
        </w:rPr>
        <w:t>den</w:t>
      </w:r>
      <w:r>
        <w:t xml:space="preserve"> </w:t>
      </w:r>
      <w:r w:rsidR="0099584B">
        <w:t>Wert,</w:t>
      </w:r>
      <w:r>
        <w:t xml:space="preserve"> welcher im Anzahlfeld </w:t>
      </w:r>
      <w:r w:rsidR="00F4730D">
        <w:t>steht</w:t>
      </w:r>
      <w:r w:rsidR="0099584B">
        <w:t>,</w:t>
      </w:r>
      <w:r>
        <w:t xml:space="preserve"> reduziert wird.</w:t>
      </w:r>
    </w:p>
    <w:p w14:paraId="2832588B" w14:textId="77777777" w:rsidR="0099584B" w:rsidRDefault="0099584B" w:rsidP="0099584B">
      <w:pPr>
        <w:pStyle w:val="Code"/>
      </w:pPr>
      <w:proofErr w:type="spellStart"/>
      <w:r>
        <w:t>function</w:t>
      </w:r>
      <w:proofErr w:type="spellEnd"/>
      <w:r>
        <w:t xml:space="preserve"> </w:t>
      </w:r>
      <w:proofErr w:type="spellStart"/>
      <w:r>
        <w:t>VerbrauchSQL</w:t>
      </w:r>
      <w:proofErr w:type="spellEnd"/>
      <w:r>
        <w:t>(</w:t>
      </w:r>
      <w:proofErr w:type="spellStart"/>
      <w:r>
        <w:t>tx</w:t>
      </w:r>
      <w:proofErr w:type="spellEnd"/>
      <w:r>
        <w:t>) {</w:t>
      </w:r>
    </w:p>
    <w:p w14:paraId="2E7B934E" w14:textId="77777777" w:rsidR="0099584B" w:rsidRDefault="0099584B" w:rsidP="0099584B">
      <w:pPr>
        <w:pStyle w:val="Code"/>
      </w:pPr>
      <w:r>
        <w:t xml:space="preserve">    </w:t>
      </w:r>
      <w:proofErr w:type="spellStart"/>
      <w:r>
        <w:t>var</w:t>
      </w:r>
      <w:proofErr w:type="spellEnd"/>
      <w:r>
        <w:t xml:space="preserve"> </w:t>
      </w:r>
      <w:proofErr w:type="spellStart"/>
      <w:r>
        <w:t>auswahl</w:t>
      </w:r>
      <w:proofErr w:type="spellEnd"/>
      <w:r>
        <w:t xml:space="preserve"> = </w:t>
      </w:r>
      <w:proofErr w:type="spellStart"/>
      <w:r>
        <w:t>document.getElementById</w:t>
      </w:r>
      <w:proofErr w:type="spellEnd"/>
      <w:r>
        <w:t>("</w:t>
      </w:r>
      <w:proofErr w:type="spellStart"/>
      <w:r>
        <w:t>select</w:t>
      </w:r>
      <w:proofErr w:type="spellEnd"/>
      <w:r>
        <w:t>");</w:t>
      </w:r>
    </w:p>
    <w:p w14:paraId="55CEE3C3" w14:textId="77777777" w:rsidR="0099584B" w:rsidRDefault="0099584B" w:rsidP="0099584B">
      <w:pPr>
        <w:pStyle w:val="Code"/>
      </w:pPr>
      <w:r>
        <w:t xml:space="preserve">    </w:t>
      </w:r>
      <w:proofErr w:type="spellStart"/>
      <w:r>
        <w:t>var</w:t>
      </w:r>
      <w:proofErr w:type="spellEnd"/>
      <w:r>
        <w:t xml:space="preserve"> wert = </w:t>
      </w:r>
      <w:proofErr w:type="spellStart"/>
      <w:r>
        <w:t>document.getElementById</w:t>
      </w:r>
      <w:proofErr w:type="spellEnd"/>
      <w:r>
        <w:t>("Anzahl")</w:t>
      </w:r>
    </w:p>
    <w:p w14:paraId="7D04942A" w14:textId="77777777" w:rsidR="0099584B" w:rsidRDefault="0099584B" w:rsidP="0099584B">
      <w:pPr>
        <w:pStyle w:val="Code"/>
      </w:pPr>
      <w:r>
        <w:t xml:space="preserve">    </w:t>
      </w:r>
      <w:proofErr w:type="spellStart"/>
      <w:r>
        <w:t>tx.executeSql</w:t>
      </w:r>
      <w:proofErr w:type="spellEnd"/>
      <w:r>
        <w:t xml:space="preserve">("UPDATE </w:t>
      </w:r>
      <w:proofErr w:type="spellStart"/>
      <w:r>
        <w:t>TArtikel</w:t>
      </w:r>
      <w:proofErr w:type="spellEnd"/>
      <w:r>
        <w:t xml:space="preserve"> </w:t>
      </w:r>
      <w:proofErr w:type="spellStart"/>
      <w:r>
        <w:t>set</w:t>
      </w:r>
      <w:proofErr w:type="spellEnd"/>
      <w:r>
        <w:t xml:space="preserve"> </w:t>
      </w:r>
      <w:proofErr w:type="spellStart"/>
      <w:r>
        <w:t>ArtAnz</w:t>
      </w:r>
      <w:proofErr w:type="spellEnd"/>
      <w:r>
        <w:t xml:space="preserve"> = </w:t>
      </w:r>
      <w:proofErr w:type="spellStart"/>
      <w:r>
        <w:t>ArtAnz</w:t>
      </w:r>
      <w:proofErr w:type="spellEnd"/>
      <w:r>
        <w:t xml:space="preserve"> - " + </w:t>
      </w:r>
      <w:proofErr w:type="spellStart"/>
      <w:r>
        <w:t>wert.value</w:t>
      </w:r>
      <w:proofErr w:type="spellEnd"/>
      <w:r>
        <w:t xml:space="preserve"> + " </w:t>
      </w:r>
      <w:proofErr w:type="spellStart"/>
      <w:r>
        <w:t>where</w:t>
      </w:r>
      <w:proofErr w:type="spellEnd"/>
      <w:r>
        <w:t xml:space="preserve"> </w:t>
      </w:r>
      <w:proofErr w:type="spellStart"/>
      <w:r>
        <w:t>ArtId</w:t>
      </w:r>
      <w:proofErr w:type="spellEnd"/>
      <w:r>
        <w:t xml:space="preserve"> = " + </w:t>
      </w:r>
      <w:proofErr w:type="spellStart"/>
      <w:r>
        <w:t>auswahl.value</w:t>
      </w:r>
      <w:proofErr w:type="spellEnd"/>
      <w:r>
        <w:t xml:space="preserve">, [], </w:t>
      </w:r>
      <w:proofErr w:type="spellStart"/>
      <w:r>
        <w:t>queryDB</w:t>
      </w:r>
      <w:proofErr w:type="spellEnd"/>
      <w:r>
        <w:t xml:space="preserve">, </w:t>
      </w:r>
      <w:proofErr w:type="spellStart"/>
      <w:r>
        <w:t>errorCB</w:t>
      </w:r>
      <w:proofErr w:type="spellEnd"/>
      <w:r>
        <w:t>);</w:t>
      </w:r>
    </w:p>
    <w:p w14:paraId="025397EA" w14:textId="50746A66" w:rsidR="0099584B" w:rsidRDefault="0099584B" w:rsidP="0099584B">
      <w:pPr>
        <w:pStyle w:val="Code"/>
      </w:pPr>
      <w:r>
        <w:t>}</w:t>
      </w:r>
    </w:p>
    <w:p w14:paraId="1D229E9A" w14:textId="28FC52F4" w:rsidR="0099584B" w:rsidRDefault="0099584B" w:rsidP="0099584B">
      <w:r>
        <w:t>Bei der vorherigen Funktion wird nach der Reduzierung die Tabelle neu kreiert. Hierbei wird aber im «</w:t>
      </w:r>
      <w:proofErr w:type="spellStart"/>
      <w:r>
        <w:t>querysuccess</w:t>
      </w:r>
      <w:proofErr w:type="spellEnd"/>
      <w:r>
        <w:t xml:space="preserve">» </w:t>
      </w:r>
      <w:r w:rsidR="00FA4DA3">
        <w:t>ge</w:t>
      </w:r>
      <w:r w:rsidR="00A600B1">
        <w:t>prüft</w:t>
      </w:r>
      <w:r w:rsidR="00FA4DA3">
        <w:t>,</w:t>
      </w:r>
      <w:r>
        <w:t xml:space="preserve"> ob die Anzahl </w:t>
      </w:r>
      <w:r w:rsidR="00123A1B">
        <w:t>eines Artikels</w:t>
      </w:r>
      <w:r>
        <w:t xml:space="preserve"> unter 1 ist und anschliessend </w:t>
      </w:r>
      <w:r w:rsidR="00123A1B">
        <w:t>in den folgenden Funktionen</w:t>
      </w:r>
      <w:r>
        <w:t xml:space="preserve"> gelöscht.</w:t>
      </w:r>
    </w:p>
    <w:p w14:paraId="02D27270" w14:textId="77777777" w:rsidR="00FA4DA3" w:rsidRPr="00FA4DA3" w:rsidRDefault="00FA4DA3" w:rsidP="00FA4DA3">
      <w:pPr>
        <w:pStyle w:val="Code"/>
        <w:rPr>
          <w:lang w:val="en-US"/>
        </w:rPr>
      </w:pPr>
      <w:r w:rsidRPr="00FA4DA3">
        <w:rPr>
          <w:lang w:val="en-US"/>
        </w:rPr>
        <w:t xml:space="preserve">function </w:t>
      </w:r>
      <w:proofErr w:type="spellStart"/>
      <w:r w:rsidRPr="00FA4DA3">
        <w:rPr>
          <w:lang w:val="en-US"/>
        </w:rPr>
        <w:t>deleteRow</w:t>
      </w:r>
      <w:proofErr w:type="spellEnd"/>
      <w:r w:rsidRPr="00FA4DA3">
        <w:rPr>
          <w:lang w:val="en-US"/>
        </w:rPr>
        <w:t>(ID) {</w:t>
      </w:r>
    </w:p>
    <w:p w14:paraId="5E7CF0A7" w14:textId="77777777" w:rsidR="00FA4DA3" w:rsidRPr="00FA4DA3" w:rsidRDefault="00FA4DA3" w:rsidP="00FA4DA3">
      <w:pPr>
        <w:pStyle w:val="Code"/>
        <w:rPr>
          <w:lang w:val="en-US"/>
        </w:rPr>
      </w:pPr>
      <w:r w:rsidRPr="00FA4DA3">
        <w:rPr>
          <w:lang w:val="en-US"/>
        </w:rPr>
        <w:lastRenderedPageBreak/>
        <w:t xml:space="preserve">    row = ID;</w:t>
      </w:r>
    </w:p>
    <w:p w14:paraId="7A2918D3" w14:textId="77777777" w:rsidR="00FA4DA3" w:rsidRPr="00FA4DA3" w:rsidRDefault="00FA4DA3" w:rsidP="00FA4DA3">
      <w:pPr>
        <w:pStyle w:val="Code"/>
        <w:rPr>
          <w:lang w:val="en-US"/>
        </w:rPr>
      </w:pPr>
      <w:r w:rsidRPr="00FA4DA3">
        <w:rPr>
          <w:lang w:val="en-US"/>
        </w:rPr>
        <w:t xml:space="preserve">    var </w:t>
      </w:r>
      <w:proofErr w:type="spellStart"/>
      <w:r w:rsidRPr="00FA4DA3">
        <w:rPr>
          <w:lang w:val="en-US"/>
        </w:rPr>
        <w:t>db</w:t>
      </w:r>
      <w:proofErr w:type="spellEnd"/>
      <w:r w:rsidRPr="00FA4DA3">
        <w:rPr>
          <w:lang w:val="en-US"/>
        </w:rPr>
        <w:t xml:space="preserve"> = </w:t>
      </w:r>
      <w:proofErr w:type="spellStart"/>
      <w:r w:rsidRPr="00FA4DA3">
        <w:rPr>
          <w:lang w:val="en-US"/>
        </w:rPr>
        <w:t>window.openDatabase</w:t>
      </w:r>
      <w:proofErr w:type="spellEnd"/>
      <w:r w:rsidRPr="00FA4DA3">
        <w:rPr>
          <w:lang w:val="en-US"/>
        </w:rPr>
        <w:t>("Inventory", "1.0", "Inventory", 200000);</w:t>
      </w:r>
    </w:p>
    <w:p w14:paraId="15AA458D" w14:textId="77777777" w:rsidR="00FA4DA3" w:rsidRPr="00FA4DA3" w:rsidRDefault="00FA4DA3" w:rsidP="00FA4DA3">
      <w:pPr>
        <w:pStyle w:val="Code"/>
        <w:rPr>
          <w:lang w:val="en-US"/>
        </w:rPr>
      </w:pPr>
      <w:r w:rsidRPr="00FA4DA3">
        <w:rPr>
          <w:lang w:val="en-US"/>
        </w:rPr>
        <w:t xml:space="preserve">    </w:t>
      </w:r>
      <w:proofErr w:type="spellStart"/>
      <w:r w:rsidRPr="00FA4DA3">
        <w:rPr>
          <w:lang w:val="en-US"/>
        </w:rPr>
        <w:t>db.transaction</w:t>
      </w:r>
      <w:proofErr w:type="spellEnd"/>
      <w:r w:rsidRPr="00FA4DA3">
        <w:rPr>
          <w:lang w:val="en-US"/>
        </w:rPr>
        <w:t>(</w:t>
      </w:r>
      <w:proofErr w:type="spellStart"/>
      <w:r w:rsidRPr="00FA4DA3">
        <w:rPr>
          <w:lang w:val="en-US"/>
        </w:rPr>
        <w:t>deleteSelect</w:t>
      </w:r>
      <w:proofErr w:type="spellEnd"/>
      <w:r w:rsidRPr="00FA4DA3">
        <w:rPr>
          <w:lang w:val="en-US"/>
        </w:rPr>
        <w:t xml:space="preserve">, </w:t>
      </w:r>
      <w:proofErr w:type="spellStart"/>
      <w:r w:rsidRPr="00FA4DA3">
        <w:rPr>
          <w:lang w:val="en-US"/>
        </w:rPr>
        <w:t>errorCB</w:t>
      </w:r>
      <w:proofErr w:type="spellEnd"/>
      <w:r w:rsidRPr="00FA4DA3">
        <w:rPr>
          <w:lang w:val="en-US"/>
        </w:rPr>
        <w:t>);</w:t>
      </w:r>
    </w:p>
    <w:p w14:paraId="403ADF1B" w14:textId="2D3043CB" w:rsidR="00FA4DA3" w:rsidRDefault="00FA4DA3" w:rsidP="00FA4DA3">
      <w:pPr>
        <w:pStyle w:val="Code"/>
        <w:rPr>
          <w:lang w:val="en-US"/>
        </w:rPr>
      </w:pPr>
      <w:r w:rsidRPr="00FA4DA3">
        <w:rPr>
          <w:lang w:val="en-US"/>
        </w:rPr>
        <w:t>}</w:t>
      </w:r>
    </w:p>
    <w:p w14:paraId="2FA57B3F" w14:textId="77777777" w:rsidR="00FA4DA3" w:rsidRPr="00FA4DA3" w:rsidRDefault="00FA4DA3" w:rsidP="00FA4DA3">
      <w:pPr>
        <w:pStyle w:val="Code"/>
        <w:rPr>
          <w:lang w:val="en-US"/>
        </w:rPr>
      </w:pPr>
    </w:p>
    <w:p w14:paraId="2D8DE115" w14:textId="77777777" w:rsidR="00FA4DA3" w:rsidRPr="00FA4DA3" w:rsidRDefault="00FA4DA3" w:rsidP="00FA4DA3">
      <w:pPr>
        <w:pStyle w:val="Code"/>
        <w:rPr>
          <w:lang w:val="en-US"/>
        </w:rPr>
      </w:pPr>
      <w:r w:rsidRPr="00FA4DA3">
        <w:rPr>
          <w:lang w:val="en-US"/>
        </w:rPr>
        <w:t xml:space="preserve">function </w:t>
      </w:r>
      <w:proofErr w:type="spellStart"/>
      <w:r w:rsidRPr="00FA4DA3">
        <w:rPr>
          <w:lang w:val="en-US"/>
        </w:rPr>
        <w:t>deleteSelect</w:t>
      </w:r>
      <w:proofErr w:type="spellEnd"/>
      <w:r w:rsidRPr="00FA4DA3">
        <w:rPr>
          <w:lang w:val="en-US"/>
        </w:rPr>
        <w:t>(</w:t>
      </w:r>
      <w:proofErr w:type="spellStart"/>
      <w:r w:rsidRPr="00FA4DA3">
        <w:rPr>
          <w:lang w:val="en-US"/>
        </w:rPr>
        <w:t>tx</w:t>
      </w:r>
      <w:proofErr w:type="spellEnd"/>
      <w:r w:rsidRPr="00FA4DA3">
        <w:rPr>
          <w:lang w:val="en-US"/>
        </w:rPr>
        <w:t>) {</w:t>
      </w:r>
    </w:p>
    <w:p w14:paraId="3700A70A" w14:textId="77777777" w:rsidR="00FA4DA3" w:rsidRPr="00FA4DA3" w:rsidRDefault="00FA4DA3" w:rsidP="00FA4DA3">
      <w:pPr>
        <w:pStyle w:val="Code"/>
        <w:rPr>
          <w:lang w:val="en-US"/>
        </w:rPr>
      </w:pPr>
      <w:r w:rsidRPr="00FA4DA3">
        <w:rPr>
          <w:lang w:val="en-US"/>
        </w:rPr>
        <w:t xml:space="preserve">    </w:t>
      </w:r>
      <w:proofErr w:type="spellStart"/>
      <w:r w:rsidRPr="00FA4DA3">
        <w:rPr>
          <w:lang w:val="en-US"/>
        </w:rPr>
        <w:t>tx.executeSql</w:t>
      </w:r>
      <w:proofErr w:type="spellEnd"/>
      <w:r w:rsidRPr="00FA4DA3">
        <w:rPr>
          <w:lang w:val="en-US"/>
        </w:rPr>
        <w:t xml:space="preserve">('DELETE FROM </w:t>
      </w:r>
      <w:proofErr w:type="spellStart"/>
      <w:r w:rsidRPr="00FA4DA3">
        <w:rPr>
          <w:lang w:val="en-US"/>
        </w:rPr>
        <w:t>TArtikel</w:t>
      </w:r>
      <w:proofErr w:type="spellEnd"/>
      <w:r w:rsidRPr="00FA4DA3">
        <w:rPr>
          <w:lang w:val="en-US"/>
        </w:rPr>
        <w:t xml:space="preserve"> WHERE </w:t>
      </w:r>
      <w:proofErr w:type="spellStart"/>
      <w:r w:rsidRPr="00FA4DA3">
        <w:rPr>
          <w:lang w:val="en-US"/>
        </w:rPr>
        <w:t>ArtId</w:t>
      </w:r>
      <w:proofErr w:type="spellEnd"/>
      <w:r w:rsidRPr="00FA4DA3">
        <w:rPr>
          <w:lang w:val="en-US"/>
        </w:rPr>
        <w:t xml:space="preserve"> = ' + row, [], </w:t>
      </w:r>
      <w:proofErr w:type="spellStart"/>
      <w:r w:rsidRPr="00FA4DA3">
        <w:rPr>
          <w:lang w:val="en-US"/>
        </w:rPr>
        <w:t>queryDB</w:t>
      </w:r>
      <w:proofErr w:type="spellEnd"/>
      <w:r w:rsidRPr="00FA4DA3">
        <w:rPr>
          <w:lang w:val="en-US"/>
        </w:rPr>
        <w:t xml:space="preserve">, </w:t>
      </w:r>
      <w:proofErr w:type="spellStart"/>
      <w:r w:rsidRPr="00FA4DA3">
        <w:rPr>
          <w:lang w:val="en-US"/>
        </w:rPr>
        <w:t>errorCB</w:t>
      </w:r>
      <w:proofErr w:type="spellEnd"/>
      <w:r w:rsidRPr="00FA4DA3">
        <w:rPr>
          <w:lang w:val="en-US"/>
        </w:rPr>
        <w:t>)</w:t>
      </w:r>
    </w:p>
    <w:p w14:paraId="2F14FE41" w14:textId="77777777" w:rsidR="00FA4DA3" w:rsidRDefault="00FA4DA3" w:rsidP="00FA4DA3">
      <w:pPr>
        <w:pStyle w:val="Code"/>
      </w:pPr>
      <w:r w:rsidRPr="00FA4DA3">
        <w:rPr>
          <w:lang w:val="en-US"/>
        </w:rPr>
        <w:t xml:space="preserve">    </w:t>
      </w:r>
      <w:proofErr w:type="spellStart"/>
      <w:r>
        <w:t>db.transaction</w:t>
      </w:r>
      <w:proofErr w:type="spellEnd"/>
      <w:r>
        <w:t xml:space="preserve">(Benutzung, </w:t>
      </w:r>
      <w:proofErr w:type="spellStart"/>
      <w:r>
        <w:t>errorCB</w:t>
      </w:r>
      <w:proofErr w:type="spellEnd"/>
      <w:r>
        <w:t>);</w:t>
      </w:r>
    </w:p>
    <w:p w14:paraId="39AAB458" w14:textId="528D1CBC" w:rsidR="0099584B" w:rsidRDefault="00FA4DA3" w:rsidP="00FA4DA3">
      <w:pPr>
        <w:pStyle w:val="Code"/>
      </w:pPr>
      <w:r>
        <w:t>}</w:t>
      </w:r>
    </w:p>
    <w:p w14:paraId="0A943EA7" w14:textId="54E11972" w:rsidR="00123A1B" w:rsidRDefault="00123A1B" w:rsidP="00123A1B">
      <w:pPr>
        <w:pStyle w:val="berschrift2"/>
      </w:pPr>
      <w:bookmarkStart w:id="69" w:name="_Toc96639175"/>
      <w:r>
        <w:t>Artikel hinzufügen</w:t>
      </w:r>
      <w:bookmarkEnd w:id="69"/>
    </w:p>
    <w:p w14:paraId="5A9A1FD3" w14:textId="4B143668" w:rsidR="00123A1B" w:rsidRDefault="00123A1B" w:rsidP="00123A1B">
      <w:r>
        <w:t xml:space="preserve">In der folgenden Funktion können Artikel hinzugefügt werden. </w:t>
      </w:r>
    </w:p>
    <w:p w14:paraId="617812A4" w14:textId="349C6873" w:rsidR="00123A1B" w:rsidRDefault="00123A1B" w:rsidP="00123A1B">
      <w:r>
        <w:t xml:space="preserve">Das </w:t>
      </w:r>
      <w:r w:rsidR="00A600B1">
        <w:t>H</w:t>
      </w:r>
      <w:r w:rsidR="00AB16F2">
        <w:t>inzufügen</w:t>
      </w:r>
      <w:r w:rsidR="00A600B1">
        <w:t xml:space="preserve"> </w:t>
      </w:r>
      <w:r w:rsidR="00AB16F2">
        <w:t>funktioniert,</w:t>
      </w:r>
      <w:r>
        <w:t xml:space="preserve"> indem der Nutzer eine Kategorie auswählt (Dropdown Verweis: </w:t>
      </w:r>
      <w:r>
        <w:fldChar w:fldCharType="begin"/>
      </w:r>
      <w:r>
        <w:instrText xml:space="preserve"> REF _Ref96584332 \r \h </w:instrText>
      </w:r>
      <w:r>
        <w:fldChar w:fldCharType="separate"/>
      </w:r>
      <w:r w:rsidR="000976F9">
        <w:t>5.6</w:t>
      </w:r>
      <w:r>
        <w:fldChar w:fldCharType="end"/>
      </w:r>
      <w:r>
        <w:t xml:space="preserve">), und in die </w:t>
      </w:r>
      <w:r w:rsidR="00A600B1">
        <w:t>drei</w:t>
      </w:r>
      <w:r>
        <w:t xml:space="preserve"> Input-Felder die notwendigen Daten einfügt. </w:t>
      </w:r>
      <w:r w:rsidR="00AB16F2">
        <w:t>Diese werden dann kontrolliert, ob diese grösser gleich 1 und nicht leer sind. Diese Funktion hier abzubilden</w:t>
      </w:r>
      <w:r w:rsidR="00A600B1">
        <w:t>, führt wegen des grossen Umfangs zu weit, wesh</w:t>
      </w:r>
      <w:r w:rsidR="00AB16F2">
        <w:t>alb ich darauf verzichte</w:t>
      </w:r>
      <w:r w:rsidR="00A600B1">
        <w:t xml:space="preserve"> (kann auf Wunsch nachgereicht werden)</w:t>
      </w:r>
      <w:r w:rsidR="00AB16F2">
        <w:t>.</w:t>
      </w:r>
    </w:p>
    <w:p w14:paraId="320A6C97" w14:textId="76739673" w:rsidR="00AB16F2" w:rsidRDefault="00AB16F2" w:rsidP="00123A1B">
      <w:r>
        <w:t>In der folgenden Funktion wird jetzt ein Insert SQL-Befehl ausgeführt mit den Werten aus den Input-Feldern. Ebenso werden die Input-Felder geleert und ein Alert abgegeben</w:t>
      </w:r>
      <w:r w:rsidR="00A600B1">
        <w:t>,</w:t>
      </w:r>
      <w:r>
        <w:t xml:space="preserve"> </w:t>
      </w:r>
      <w:proofErr w:type="spellStart"/>
      <w:r>
        <w:t>da</w:t>
      </w:r>
      <w:r w:rsidR="00A600B1">
        <w:t>a</w:t>
      </w:r>
      <w:r>
        <w:t>s</w:t>
      </w:r>
      <w:proofErr w:type="spellEnd"/>
      <w:r>
        <w:t xml:space="preserve"> der Nutzer weiss</w:t>
      </w:r>
      <w:r w:rsidR="00A600B1">
        <w:t>,</w:t>
      </w:r>
      <w:r>
        <w:t xml:space="preserve"> das</w:t>
      </w:r>
      <w:r w:rsidR="00A600B1">
        <w:t>s</w:t>
      </w:r>
      <w:r>
        <w:t xml:space="preserve"> es funktioniert hat.</w:t>
      </w:r>
    </w:p>
    <w:p w14:paraId="6F44C250" w14:textId="77777777" w:rsidR="00AB16F2" w:rsidRDefault="00AB16F2" w:rsidP="00AB16F2">
      <w:pPr>
        <w:pStyle w:val="Code"/>
      </w:pPr>
      <w:proofErr w:type="spellStart"/>
      <w:r>
        <w:t>function</w:t>
      </w:r>
      <w:proofErr w:type="spellEnd"/>
      <w:r>
        <w:t xml:space="preserve"> </w:t>
      </w:r>
      <w:proofErr w:type="spellStart"/>
      <w:r>
        <w:t>hinzufuegen</w:t>
      </w:r>
      <w:proofErr w:type="spellEnd"/>
      <w:r>
        <w:t>(</w:t>
      </w:r>
      <w:proofErr w:type="spellStart"/>
      <w:r>
        <w:t>tx</w:t>
      </w:r>
      <w:proofErr w:type="spellEnd"/>
      <w:r>
        <w:t>) {</w:t>
      </w:r>
    </w:p>
    <w:p w14:paraId="3BDF64AF" w14:textId="77777777" w:rsidR="00AB16F2" w:rsidRDefault="00AB16F2" w:rsidP="00AB16F2">
      <w:pPr>
        <w:pStyle w:val="Code"/>
      </w:pPr>
      <w:r>
        <w:t xml:space="preserve">    </w:t>
      </w:r>
      <w:proofErr w:type="spellStart"/>
      <w:r>
        <w:t>tx.executeSql</w:t>
      </w:r>
      <w:proofErr w:type="spellEnd"/>
      <w:r>
        <w:t xml:space="preserve">("INSERT INTO </w:t>
      </w:r>
      <w:proofErr w:type="spellStart"/>
      <w:r>
        <w:t>TArtikel</w:t>
      </w:r>
      <w:proofErr w:type="spellEnd"/>
      <w:r>
        <w:t xml:space="preserve">  (</w:t>
      </w:r>
      <w:proofErr w:type="spellStart"/>
      <w:r>
        <w:t>KatID,ArtName,ArtAnz,ArtAblaufdatum</w:t>
      </w:r>
      <w:proofErr w:type="spellEnd"/>
      <w:r>
        <w:t xml:space="preserve">) VALUES (" + </w:t>
      </w:r>
      <w:proofErr w:type="spellStart"/>
      <w:r>
        <w:t>document.getElementById</w:t>
      </w:r>
      <w:proofErr w:type="spellEnd"/>
      <w:r>
        <w:t>("</w:t>
      </w:r>
      <w:proofErr w:type="spellStart"/>
      <w:r>
        <w:t>select</w:t>
      </w:r>
      <w:proofErr w:type="spellEnd"/>
      <w:r>
        <w:t>").</w:t>
      </w:r>
      <w:proofErr w:type="spellStart"/>
      <w:r>
        <w:t>value</w:t>
      </w:r>
      <w:proofErr w:type="spellEnd"/>
      <w:r>
        <w:t xml:space="preserve"> + ",'" + </w:t>
      </w:r>
      <w:proofErr w:type="spellStart"/>
      <w:r>
        <w:t>document.getElementById</w:t>
      </w:r>
      <w:proofErr w:type="spellEnd"/>
      <w:r>
        <w:t>("</w:t>
      </w:r>
      <w:proofErr w:type="spellStart"/>
      <w:r>
        <w:t>HinzName</w:t>
      </w:r>
      <w:proofErr w:type="spellEnd"/>
      <w:r>
        <w:t>").</w:t>
      </w:r>
      <w:proofErr w:type="spellStart"/>
      <w:r>
        <w:t>value</w:t>
      </w:r>
      <w:proofErr w:type="spellEnd"/>
      <w:r>
        <w:t xml:space="preserve"> + "','" + </w:t>
      </w:r>
      <w:proofErr w:type="spellStart"/>
      <w:r>
        <w:t>document.getElementById</w:t>
      </w:r>
      <w:proofErr w:type="spellEnd"/>
      <w:r>
        <w:t>("</w:t>
      </w:r>
      <w:proofErr w:type="spellStart"/>
      <w:r>
        <w:t>HinzAnz</w:t>
      </w:r>
      <w:proofErr w:type="spellEnd"/>
      <w:r>
        <w:t>").</w:t>
      </w:r>
      <w:proofErr w:type="spellStart"/>
      <w:r>
        <w:t>value</w:t>
      </w:r>
      <w:proofErr w:type="spellEnd"/>
      <w:r>
        <w:t xml:space="preserve"> + "','" + </w:t>
      </w:r>
      <w:proofErr w:type="spellStart"/>
      <w:r>
        <w:t>document.getElementById</w:t>
      </w:r>
      <w:proofErr w:type="spellEnd"/>
      <w:r>
        <w:t>("</w:t>
      </w:r>
      <w:proofErr w:type="spellStart"/>
      <w:r>
        <w:t>HinzDatum</w:t>
      </w:r>
      <w:proofErr w:type="spellEnd"/>
      <w:r>
        <w:t>").</w:t>
      </w:r>
      <w:proofErr w:type="spellStart"/>
      <w:r>
        <w:t>value</w:t>
      </w:r>
      <w:proofErr w:type="spellEnd"/>
      <w:r>
        <w:t xml:space="preserve"> + "')", [], </w:t>
      </w:r>
      <w:proofErr w:type="spellStart"/>
      <w:r>
        <w:t>queryDB</w:t>
      </w:r>
      <w:proofErr w:type="spellEnd"/>
      <w:r>
        <w:t xml:space="preserve">, </w:t>
      </w:r>
      <w:proofErr w:type="spellStart"/>
      <w:r>
        <w:t>errorCB</w:t>
      </w:r>
      <w:proofErr w:type="spellEnd"/>
      <w:r>
        <w:t>);</w:t>
      </w:r>
    </w:p>
    <w:p w14:paraId="04265D87" w14:textId="77777777" w:rsidR="00AB16F2" w:rsidRPr="00AB16F2" w:rsidRDefault="00AB16F2" w:rsidP="00AB16F2">
      <w:pPr>
        <w:pStyle w:val="Code"/>
        <w:rPr>
          <w:lang w:val="en-US"/>
        </w:rPr>
      </w:pPr>
      <w:r>
        <w:t xml:space="preserve">    </w:t>
      </w:r>
      <w:proofErr w:type="spellStart"/>
      <w:r w:rsidRPr="00AB16F2">
        <w:rPr>
          <w:lang w:val="en-US"/>
        </w:rPr>
        <w:t>document.getElementById</w:t>
      </w:r>
      <w:proofErr w:type="spellEnd"/>
      <w:r w:rsidRPr="00AB16F2">
        <w:rPr>
          <w:lang w:val="en-US"/>
        </w:rPr>
        <w:t>("select").value = 0;</w:t>
      </w:r>
    </w:p>
    <w:p w14:paraId="4EDEB040" w14:textId="77777777" w:rsidR="00AB16F2" w:rsidRPr="00AB16F2" w:rsidRDefault="00AB16F2" w:rsidP="00AB16F2">
      <w:pPr>
        <w:pStyle w:val="Code"/>
        <w:rPr>
          <w:lang w:val="en-US"/>
        </w:rPr>
      </w:pPr>
      <w:r w:rsidRPr="00AB16F2">
        <w:rPr>
          <w:lang w:val="en-US"/>
        </w:rPr>
        <w:t xml:space="preserve">    </w:t>
      </w:r>
      <w:proofErr w:type="spellStart"/>
      <w:r w:rsidRPr="00AB16F2">
        <w:rPr>
          <w:lang w:val="en-US"/>
        </w:rPr>
        <w:t>document.getElementById</w:t>
      </w:r>
      <w:proofErr w:type="spellEnd"/>
      <w:r w:rsidRPr="00AB16F2">
        <w:rPr>
          <w:lang w:val="en-US"/>
        </w:rPr>
        <w:t>("</w:t>
      </w:r>
      <w:proofErr w:type="spellStart"/>
      <w:r w:rsidRPr="00AB16F2">
        <w:rPr>
          <w:lang w:val="en-US"/>
        </w:rPr>
        <w:t>HinzName</w:t>
      </w:r>
      <w:proofErr w:type="spellEnd"/>
      <w:r w:rsidRPr="00AB16F2">
        <w:rPr>
          <w:lang w:val="en-US"/>
        </w:rPr>
        <w:t>").value = "";</w:t>
      </w:r>
    </w:p>
    <w:p w14:paraId="501C6788" w14:textId="77777777" w:rsidR="00AB16F2" w:rsidRPr="00AB16F2" w:rsidRDefault="00AB16F2" w:rsidP="00AB16F2">
      <w:pPr>
        <w:pStyle w:val="Code"/>
        <w:rPr>
          <w:lang w:val="en-US"/>
        </w:rPr>
      </w:pPr>
      <w:r w:rsidRPr="00AB16F2">
        <w:rPr>
          <w:lang w:val="en-US"/>
        </w:rPr>
        <w:t xml:space="preserve">    </w:t>
      </w:r>
      <w:proofErr w:type="spellStart"/>
      <w:r w:rsidRPr="00AB16F2">
        <w:rPr>
          <w:lang w:val="en-US"/>
        </w:rPr>
        <w:t>document.getElementById</w:t>
      </w:r>
      <w:proofErr w:type="spellEnd"/>
      <w:r w:rsidRPr="00AB16F2">
        <w:rPr>
          <w:lang w:val="en-US"/>
        </w:rPr>
        <w:t>("</w:t>
      </w:r>
      <w:proofErr w:type="spellStart"/>
      <w:r w:rsidRPr="00AB16F2">
        <w:rPr>
          <w:lang w:val="en-US"/>
        </w:rPr>
        <w:t>HinzAnz</w:t>
      </w:r>
      <w:proofErr w:type="spellEnd"/>
      <w:r w:rsidRPr="00AB16F2">
        <w:rPr>
          <w:lang w:val="en-US"/>
        </w:rPr>
        <w:t>").value = "";</w:t>
      </w:r>
    </w:p>
    <w:p w14:paraId="6CBCB5E7" w14:textId="77777777" w:rsidR="00AB16F2" w:rsidRPr="00AB16F2" w:rsidRDefault="00AB16F2" w:rsidP="00AB16F2">
      <w:pPr>
        <w:pStyle w:val="Code"/>
        <w:rPr>
          <w:lang w:val="en-US"/>
        </w:rPr>
      </w:pPr>
      <w:r w:rsidRPr="00AB16F2">
        <w:rPr>
          <w:lang w:val="en-US"/>
        </w:rPr>
        <w:t xml:space="preserve">    </w:t>
      </w:r>
      <w:proofErr w:type="spellStart"/>
      <w:r w:rsidRPr="00AB16F2">
        <w:rPr>
          <w:lang w:val="en-US"/>
        </w:rPr>
        <w:t>document.getElementById</w:t>
      </w:r>
      <w:proofErr w:type="spellEnd"/>
      <w:r w:rsidRPr="00AB16F2">
        <w:rPr>
          <w:lang w:val="en-US"/>
        </w:rPr>
        <w:t>("</w:t>
      </w:r>
      <w:proofErr w:type="spellStart"/>
      <w:r w:rsidRPr="00AB16F2">
        <w:rPr>
          <w:lang w:val="en-US"/>
        </w:rPr>
        <w:t>HinzDatum</w:t>
      </w:r>
      <w:proofErr w:type="spellEnd"/>
      <w:r w:rsidRPr="00AB16F2">
        <w:rPr>
          <w:lang w:val="en-US"/>
        </w:rPr>
        <w:t>").value = "";</w:t>
      </w:r>
    </w:p>
    <w:p w14:paraId="1E9B5588" w14:textId="77777777" w:rsidR="00AB16F2" w:rsidRDefault="00AB16F2" w:rsidP="00AB16F2">
      <w:pPr>
        <w:pStyle w:val="Code"/>
      </w:pPr>
      <w:r w:rsidRPr="00AB16F2">
        <w:rPr>
          <w:lang w:val="en-US"/>
        </w:rPr>
        <w:t xml:space="preserve">    </w:t>
      </w:r>
      <w:r>
        <w:t>alert("Artikel Hinzugefügt!");</w:t>
      </w:r>
    </w:p>
    <w:p w14:paraId="65BCBAE5" w14:textId="4AE1EBF1" w:rsidR="00AB16F2" w:rsidRDefault="00AB16F2" w:rsidP="00AB16F2">
      <w:pPr>
        <w:pStyle w:val="Code"/>
      </w:pPr>
      <w:r>
        <w:t>}</w:t>
      </w:r>
    </w:p>
    <w:p w14:paraId="7B2C09E2" w14:textId="754402FA" w:rsidR="00AB16F2" w:rsidRDefault="00AB16F2" w:rsidP="00AB16F2">
      <w:pPr>
        <w:pStyle w:val="berschrift2"/>
      </w:pPr>
      <w:bookmarkStart w:id="70" w:name="_Toc96639176"/>
      <w:r>
        <w:t>Neue Kategorie</w:t>
      </w:r>
      <w:bookmarkEnd w:id="70"/>
    </w:p>
    <w:p w14:paraId="4D332C9A" w14:textId="67F52CF9" w:rsidR="00AB16F2" w:rsidRDefault="00AB16F2" w:rsidP="00AB16F2">
      <w:r>
        <w:t xml:space="preserve">Damit der Nutzer </w:t>
      </w:r>
      <w:r w:rsidR="00A600B1">
        <w:t xml:space="preserve">eine </w:t>
      </w:r>
      <w:r>
        <w:t>neue benutzerdefinierte Kategorien hinzufügen kann, wird folgendes gemacht</w:t>
      </w:r>
      <w:r w:rsidR="00A600B1">
        <w:t>:</w:t>
      </w:r>
    </w:p>
    <w:p w14:paraId="49717F88" w14:textId="3DEC7E34" w:rsidR="00AB16F2" w:rsidRDefault="00AB16F2" w:rsidP="00AB16F2">
      <w:r>
        <w:t>Wenn in der Dropdownliste «neue Kategorie» ausgewählt wird</w:t>
      </w:r>
      <w:r w:rsidR="003D1B33">
        <w:t>,</w:t>
      </w:r>
      <w:r>
        <w:t xml:space="preserve"> ändert es das </w:t>
      </w:r>
      <w:r w:rsidR="003D1B33">
        <w:t>A</w:t>
      </w:r>
      <w:r>
        <w:t>ussehen der «Hinzufügen»</w:t>
      </w:r>
      <w:r w:rsidR="003D1B33">
        <w:t>-</w:t>
      </w:r>
      <w:r>
        <w:t>Seite</w:t>
      </w:r>
      <w:r w:rsidR="003D1B33">
        <w:t>,</w:t>
      </w:r>
      <w:r>
        <w:t xml:space="preserve"> indem es nur noch ein Input-Feld hat.</w:t>
      </w:r>
    </w:p>
    <w:p w14:paraId="2814A1AE" w14:textId="77777777" w:rsidR="00AB16F2" w:rsidRPr="00AB16F2" w:rsidRDefault="00AB16F2" w:rsidP="00AB16F2">
      <w:pPr>
        <w:pStyle w:val="Code"/>
        <w:rPr>
          <w:lang w:val="en-US"/>
        </w:rPr>
      </w:pPr>
      <w:r w:rsidRPr="00AB16F2">
        <w:rPr>
          <w:lang w:val="en-US"/>
        </w:rPr>
        <w:t xml:space="preserve">function </w:t>
      </w:r>
      <w:proofErr w:type="spellStart"/>
      <w:r w:rsidRPr="00AB16F2">
        <w:rPr>
          <w:lang w:val="en-US"/>
        </w:rPr>
        <w:t>changeHtml</w:t>
      </w:r>
      <w:proofErr w:type="spellEnd"/>
      <w:r w:rsidRPr="00AB16F2">
        <w:rPr>
          <w:lang w:val="en-US"/>
        </w:rPr>
        <w:t>() {</w:t>
      </w:r>
    </w:p>
    <w:p w14:paraId="3A8B5BAA" w14:textId="77777777" w:rsidR="00AB16F2" w:rsidRPr="00AB16F2" w:rsidRDefault="00AB16F2" w:rsidP="00AB16F2">
      <w:pPr>
        <w:pStyle w:val="Code"/>
        <w:rPr>
          <w:lang w:val="en-US"/>
        </w:rPr>
      </w:pPr>
      <w:r w:rsidRPr="00AB16F2">
        <w:rPr>
          <w:lang w:val="en-US"/>
        </w:rPr>
        <w:t xml:space="preserve">    if (</w:t>
      </w:r>
      <w:proofErr w:type="spellStart"/>
      <w:r w:rsidRPr="00AB16F2">
        <w:rPr>
          <w:lang w:val="en-US"/>
        </w:rPr>
        <w:t>document.getElementById</w:t>
      </w:r>
      <w:proofErr w:type="spellEnd"/>
      <w:r w:rsidRPr="00AB16F2">
        <w:rPr>
          <w:lang w:val="en-US"/>
        </w:rPr>
        <w:t>("select").value == -1) {</w:t>
      </w:r>
    </w:p>
    <w:p w14:paraId="0F485F3A" w14:textId="77777777" w:rsidR="00AB16F2" w:rsidRPr="00AB16F2" w:rsidRDefault="00AB16F2" w:rsidP="00AB16F2">
      <w:pPr>
        <w:pStyle w:val="Code"/>
        <w:rPr>
          <w:lang w:val="en-US"/>
        </w:rPr>
      </w:pPr>
      <w:r w:rsidRPr="00AB16F2">
        <w:rPr>
          <w:lang w:val="en-US"/>
        </w:rPr>
        <w:t xml:space="preserve">        </w:t>
      </w:r>
      <w:proofErr w:type="spellStart"/>
      <w:r w:rsidRPr="00AB16F2">
        <w:rPr>
          <w:lang w:val="en-US"/>
        </w:rPr>
        <w:t>document.getElementById</w:t>
      </w:r>
      <w:proofErr w:type="spellEnd"/>
      <w:r w:rsidRPr="00AB16F2">
        <w:rPr>
          <w:lang w:val="en-US"/>
        </w:rPr>
        <w:t>("</w:t>
      </w:r>
      <w:proofErr w:type="spellStart"/>
      <w:r w:rsidRPr="00AB16F2">
        <w:rPr>
          <w:lang w:val="en-US"/>
        </w:rPr>
        <w:t>Hinzufuegen</w:t>
      </w:r>
      <w:proofErr w:type="spellEnd"/>
      <w:r w:rsidRPr="00AB16F2">
        <w:rPr>
          <w:lang w:val="en-US"/>
        </w:rPr>
        <w:t>").</w:t>
      </w:r>
      <w:proofErr w:type="spellStart"/>
      <w:r w:rsidRPr="00AB16F2">
        <w:rPr>
          <w:lang w:val="en-US"/>
        </w:rPr>
        <w:t>style.display</w:t>
      </w:r>
      <w:proofErr w:type="spellEnd"/>
      <w:r w:rsidRPr="00AB16F2">
        <w:rPr>
          <w:lang w:val="en-US"/>
        </w:rPr>
        <w:t xml:space="preserve"> = "none";</w:t>
      </w:r>
    </w:p>
    <w:p w14:paraId="6679FF12" w14:textId="77777777" w:rsidR="00AB16F2" w:rsidRPr="00AB16F2" w:rsidRDefault="00AB16F2" w:rsidP="00AB16F2">
      <w:pPr>
        <w:pStyle w:val="Code"/>
        <w:rPr>
          <w:lang w:val="en-US"/>
        </w:rPr>
      </w:pPr>
      <w:r w:rsidRPr="00AB16F2">
        <w:rPr>
          <w:lang w:val="en-US"/>
        </w:rPr>
        <w:t xml:space="preserve">        </w:t>
      </w:r>
      <w:proofErr w:type="spellStart"/>
      <w:r w:rsidRPr="00AB16F2">
        <w:rPr>
          <w:lang w:val="en-US"/>
        </w:rPr>
        <w:t>document.getElementById</w:t>
      </w:r>
      <w:proofErr w:type="spellEnd"/>
      <w:r w:rsidRPr="00AB16F2">
        <w:rPr>
          <w:lang w:val="en-US"/>
        </w:rPr>
        <w:t>("</w:t>
      </w:r>
      <w:proofErr w:type="spellStart"/>
      <w:r w:rsidRPr="00AB16F2">
        <w:rPr>
          <w:lang w:val="en-US"/>
        </w:rPr>
        <w:t>newKat</w:t>
      </w:r>
      <w:proofErr w:type="spellEnd"/>
      <w:r w:rsidRPr="00AB16F2">
        <w:rPr>
          <w:lang w:val="en-US"/>
        </w:rPr>
        <w:t>").</w:t>
      </w:r>
      <w:proofErr w:type="spellStart"/>
      <w:r w:rsidRPr="00AB16F2">
        <w:rPr>
          <w:lang w:val="en-US"/>
        </w:rPr>
        <w:t>style.display</w:t>
      </w:r>
      <w:proofErr w:type="spellEnd"/>
      <w:r w:rsidRPr="00AB16F2">
        <w:rPr>
          <w:lang w:val="en-US"/>
        </w:rPr>
        <w:t xml:space="preserve"> = "block";</w:t>
      </w:r>
    </w:p>
    <w:p w14:paraId="713B4EEC" w14:textId="77777777" w:rsidR="00AB16F2" w:rsidRPr="00AB16F2" w:rsidRDefault="00AB16F2" w:rsidP="00AB16F2">
      <w:pPr>
        <w:pStyle w:val="Code"/>
        <w:rPr>
          <w:lang w:val="en-US"/>
        </w:rPr>
      </w:pPr>
      <w:r w:rsidRPr="00AB16F2">
        <w:rPr>
          <w:lang w:val="en-US"/>
        </w:rPr>
        <w:t xml:space="preserve">    } else {</w:t>
      </w:r>
    </w:p>
    <w:p w14:paraId="0B4F9778" w14:textId="77777777" w:rsidR="00AB16F2" w:rsidRPr="00AB16F2" w:rsidRDefault="00AB16F2" w:rsidP="00AB16F2">
      <w:pPr>
        <w:pStyle w:val="Code"/>
        <w:rPr>
          <w:lang w:val="en-US"/>
        </w:rPr>
      </w:pPr>
      <w:r w:rsidRPr="00AB16F2">
        <w:rPr>
          <w:lang w:val="en-US"/>
        </w:rPr>
        <w:t xml:space="preserve">        </w:t>
      </w:r>
      <w:proofErr w:type="spellStart"/>
      <w:r w:rsidRPr="00AB16F2">
        <w:rPr>
          <w:lang w:val="en-US"/>
        </w:rPr>
        <w:t>document.getElementById</w:t>
      </w:r>
      <w:proofErr w:type="spellEnd"/>
      <w:r w:rsidRPr="00AB16F2">
        <w:rPr>
          <w:lang w:val="en-US"/>
        </w:rPr>
        <w:t>("</w:t>
      </w:r>
      <w:proofErr w:type="spellStart"/>
      <w:r w:rsidRPr="00AB16F2">
        <w:rPr>
          <w:lang w:val="en-US"/>
        </w:rPr>
        <w:t>newKat</w:t>
      </w:r>
      <w:proofErr w:type="spellEnd"/>
      <w:r w:rsidRPr="00AB16F2">
        <w:rPr>
          <w:lang w:val="en-US"/>
        </w:rPr>
        <w:t>").</w:t>
      </w:r>
      <w:proofErr w:type="spellStart"/>
      <w:r w:rsidRPr="00AB16F2">
        <w:rPr>
          <w:lang w:val="en-US"/>
        </w:rPr>
        <w:t>style.display</w:t>
      </w:r>
      <w:proofErr w:type="spellEnd"/>
      <w:r w:rsidRPr="00AB16F2">
        <w:rPr>
          <w:lang w:val="en-US"/>
        </w:rPr>
        <w:t xml:space="preserve"> = "none";</w:t>
      </w:r>
    </w:p>
    <w:p w14:paraId="07728115" w14:textId="77777777" w:rsidR="00AB16F2" w:rsidRPr="00AB16F2" w:rsidRDefault="00AB16F2" w:rsidP="00AB16F2">
      <w:pPr>
        <w:pStyle w:val="Code"/>
        <w:rPr>
          <w:lang w:val="en-US"/>
        </w:rPr>
      </w:pPr>
      <w:r w:rsidRPr="00AB16F2">
        <w:rPr>
          <w:lang w:val="en-US"/>
        </w:rPr>
        <w:lastRenderedPageBreak/>
        <w:t xml:space="preserve">        </w:t>
      </w:r>
      <w:proofErr w:type="spellStart"/>
      <w:r w:rsidRPr="00AB16F2">
        <w:rPr>
          <w:lang w:val="en-US"/>
        </w:rPr>
        <w:t>document.getElementById</w:t>
      </w:r>
      <w:proofErr w:type="spellEnd"/>
      <w:r w:rsidRPr="00AB16F2">
        <w:rPr>
          <w:lang w:val="en-US"/>
        </w:rPr>
        <w:t>("</w:t>
      </w:r>
      <w:proofErr w:type="spellStart"/>
      <w:r w:rsidRPr="00AB16F2">
        <w:rPr>
          <w:lang w:val="en-US"/>
        </w:rPr>
        <w:t>Hinzufuegen</w:t>
      </w:r>
      <w:proofErr w:type="spellEnd"/>
      <w:r w:rsidRPr="00AB16F2">
        <w:rPr>
          <w:lang w:val="en-US"/>
        </w:rPr>
        <w:t>").</w:t>
      </w:r>
      <w:proofErr w:type="spellStart"/>
      <w:r w:rsidRPr="00AB16F2">
        <w:rPr>
          <w:lang w:val="en-US"/>
        </w:rPr>
        <w:t>style.display</w:t>
      </w:r>
      <w:proofErr w:type="spellEnd"/>
      <w:r w:rsidRPr="00AB16F2">
        <w:rPr>
          <w:lang w:val="en-US"/>
        </w:rPr>
        <w:t xml:space="preserve"> = "block";</w:t>
      </w:r>
    </w:p>
    <w:p w14:paraId="4ECEB5BB" w14:textId="77777777" w:rsidR="00AB16F2" w:rsidRDefault="00AB16F2" w:rsidP="00AB16F2">
      <w:pPr>
        <w:pStyle w:val="Code"/>
      </w:pPr>
      <w:r w:rsidRPr="00AB16F2">
        <w:rPr>
          <w:lang w:val="en-US"/>
        </w:rPr>
        <w:t xml:space="preserve">    </w:t>
      </w:r>
      <w:r>
        <w:t>}</w:t>
      </w:r>
    </w:p>
    <w:p w14:paraId="14AC48DE" w14:textId="57D11178" w:rsidR="00AB16F2" w:rsidRDefault="00AB16F2" w:rsidP="00AB16F2">
      <w:pPr>
        <w:pStyle w:val="Code"/>
      </w:pPr>
      <w:r>
        <w:t>}</w:t>
      </w:r>
    </w:p>
    <w:p w14:paraId="0A98001D" w14:textId="3AC3E458" w:rsidR="00AB16F2" w:rsidRDefault="00275DCF" w:rsidP="00AB16F2">
      <w:r>
        <w:t>Danach</w:t>
      </w:r>
      <w:r w:rsidR="00AB16F2">
        <w:t xml:space="preserve"> wird</w:t>
      </w:r>
      <w:r>
        <w:t>,</w:t>
      </w:r>
      <w:r w:rsidR="00AB16F2">
        <w:t xml:space="preserve"> wenn der </w:t>
      </w:r>
      <w:r>
        <w:t>H</w:t>
      </w:r>
      <w:r w:rsidR="00AB16F2">
        <w:t>inzufügen</w:t>
      </w:r>
      <w:r>
        <w:t>-</w:t>
      </w:r>
      <w:r w:rsidR="00AB16F2">
        <w:t>Knopf gedrückt wird</w:t>
      </w:r>
      <w:r>
        <w:t>,</w:t>
      </w:r>
      <w:r w:rsidR="00AB16F2">
        <w:t xml:space="preserve"> kontrolliert</w:t>
      </w:r>
      <w:r>
        <w:t>,</w:t>
      </w:r>
      <w:r w:rsidR="00AB16F2">
        <w:t xml:space="preserve"> ob das Input-Feld für den neuen Namen </w:t>
      </w:r>
      <w:r>
        <w:t>leer ist oder nicht</w:t>
      </w:r>
      <w:r w:rsidR="00AB16F2">
        <w:t xml:space="preserve">. Anschliessend wird </w:t>
      </w:r>
      <w:r>
        <w:t>t</w:t>
      </w:r>
      <w:r w:rsidR="00AB16F2">
        <w:t xml:space="preserve">ypischerweise die Datenbank geöffnet und </w:t>
      </w:r>
      <w:r w:rsidR="004871BF">
        <w:t>der SQL-Befehl eingeleitet</w:t>
      </w:r>
      <w:r>
        <w:t>:</w:t>
      </w:r>
    </w:p>
    <w:p w14:paraId="6A1DDACA" w14:textId="77777777" w:rsidR="004871BF" w:rsidRPr="004871BF" w:rsidRDefault="004871BF" w:rsidP="004871BF">
      <w:pPr>
        <w:pStyle w:val="Code"/>
        <w:rPr>
          <w:lang w:val="en-US"/>
        </w:rPr>
      </w:pPr>
      <w:r w:rsidRPr="004871BF">
        <w:rPr>
          <w:lang w:val="en-US"/>
        </w:rPr>
        <w:t xml:space="preserve">function </w:t>
      </w:r>
      <w:proofErr w:type="spellStart"/>
      <w:r w:rsidRPr="004871BF">
        <w:rPr>
          <w:lang w:val="en-US"/>
        </w:rPr>
        <w:t>NewKat</w:t>
      </w:r>
      <w:proofErr w:type="spellEnd"/>
      <w:r w:rsidRPr="004871BF">
        <w:rPr>
          <w:lang w:val="en-US"/>
        </w:rPr>
        <w:t>() {</w:t>
      </w:r>
    </w:p>
    <w:p w14:paraId="165F69BA" w14:textId="77777777" w:rsidR="004871BF" w:rsidRPr="004871BF" w:rsidRDefault="004871BF" w:rsidP="004871BF">
      <w:pPr>
        <w:pStyle w:val="Code"/>
        <w:rPr>
          <w:lang w:val="en-US"/>
        </w:rPr>
      </w:pPr>
      <w:r w:rsidRPr="004871BF">
        <w:rPr>
          <w:lang w:val="en-US"/>
        </w:rPr>
        <w:t xml:space="preserve">    if (</w:t>
      </w:r>
      <w:proofErr w:type="spellStart"/>
      <w:r w:rsidRPr="004871BF">
        <w:rPr>
          <w:lang w:val="en-US"/>
        </w:rPr>
        <w:t>document.getElementById</w:t>
      </w:r>
      <w:proofErr w:type="spellEnd"/>
      <w:r w:rsidRPr="004871BF">
        <w:rPr>
          <w:lang w:val="en-US"/>
        </w:rPr>
        <w:t>("</w:t>
      </w:r>
      <w:proofErr w:type="spellStart"/>
      <w:r w:rsidRPr="004871BF">
        <w:rPr>
          <w:lang w:val="en-US"/>
        </w:rPr>
        <w:t>neueKat</w:t>
      </w:r>
      <w:proofErr w:type="spellEnd"/>
      <w:r w:rsidRPr="004871BF">
        <w:rPr>
          <w:lang w:val="en-US"/>
        </w:rPr>
        <w:t>").value != "") {</w:t>
      </w:r>
    </w:p>
    <w:p w14:paraId="6567BF16" w14:textId="77777777" w:rsidR="004871BF" w:rsidRPr="004871BF" w:rsidRDefault="004871BF" w:rsidP="004871BF">
      <w:pPr>
        <w:pStyle w:val="Code"/>
        <w:rPr>
          <w:lang w:val="en-US"/>
        </w:rPr>
      </w:pPr>
      <w:r w:rsidRPr="004871BF">
        <w:rPr>
          <w:lang w:val="en-US"/>
        </w:rPr>
        <w:t xml:space="preserve">        var </w:t>
      </w:r>
      <w:proofErr w:type="spellStart"/>
      <w:r w:rsidRPr="004871BF">
        <w:rPr>
          <w:lang w:val="en-US"/>
        </w:rPr>
        <w:t>db</w:t>
      </w:r>
      <w:proofErr w:type="spellEnd"/>
      <w:r w:rsidRPr="004871BF">
        <w:rPr>
          <w:lang w:val="en-US"/>
        </w:rPr>
        <w:t xml:space="preserve"> = </w:t>
      </w:r>
      <w:proofErr w:type="spellStart"/>
      <w:r w:rsidRPr="004871BF">
        <w:rPr>
          <w:lang w:val="en-US"/>
        </w:rPr>
        <w:t>window.openDatabase</w:t>
      </w:r>
      <w:proofErr w:type="spellEnd"/>
      <w:r w:rsidRPr="004871BF">
        <w:rPr>
          <w:lang w:val="en-US"/>
        </w:rPr>
        <w:t>("Inventory", "1.0", "Inventory", 200000);</w:t>
      </w:r>
    </w:p>
    <w:p w14:paraId="581AA9E0" w14:textId="77777777" w:rsidR="004871BF" w:rsidRPr="004871BF" w:rsidRDefault="004871BF" w:rsidP="004871BF">
      <w:pPr>
        <w:pStyle w:val="Code"/>
        <w:rPr>
          <w:lang w:val="en-US"/>
        </w:rPr>
      </w:pPr>
      <w:r w:rsidRPr="004871BF">
        <w:rPr>
          <w:lang w:val="en-US"/>
        </w:rPr>
        <w:t xml:space="preserve">        </w:t>
      </w:r>
      <w:proofErr w:type="spellStart"/>
      <w:r w:rsidRPr="004871BF">
        <w:rPr>
          <w:lang w:val="en-US"/>
        </w:rPr>
        <w:t>db.transaction</w:t>
      </w:r>
      <w:proofErr w:type="spellEnd"/>
      <w:r w:rsidRPr="004871BF">
        <w:rPr>
          <w:lang w:val="en-US"/>
        </w:rPr>
        <w:t>(</w:t>
      </w:r>
      <w:proofErr w:type="spellStart"/>
      <w:r w:rsidRPr="004871BF">
        <w:rPr>
          <w:lang w:val="en-US"/>
        </w:rPr>
        <w:t>newKatSQL</w:t>
      </w:r>
      <w:proofErr w:type="spellEnd"/>
      <w:r w:rsidRPr="004871BF">
        <w:rPr>
          <w:lang w:val="en-US"/>
        </w:rPr>
        <w:t xml:space="preserve">, </w:t>
      </w:r>
      <w:proofErr w:type="spellStart"/>
      <w:r w:rsidRPr="004871BF">
        <w:rPr>
          <w:lang w:val="en-US"/>
        </w:rPr>
        <w:t>errorCB</w:t>
      </w:r>
      <w:proofErr w:type="spellEnd"/>
      <w:r w:rsidRPr="004871BF">
        <w:rPr>
          <w:lang w:val="en-US"/>
        </w:rPr>
        <w:t>);</w:t>
      </w:r>
    </w:p>
    <w:p w14:paraId="11F3CC05" w14:textId="77777777" w:rsidR="004871BF" w:rsidRPr="004871BF" w:rsidRDefault="004871BF" w:rsidP="004871BF">
      <w:pPr>
        <w:pStyle w:val="Code"/>
        <w:rPr>
          <w:lang w:val="en-US"/>
        </w:rPr>
      </w:pPr>
      <w:r w:rsidRPr="004871BF">
        <w:rPr>
          <w:lang w:val="en-US"/>
        </w:rPr>
        <w:t xml:space="preserve">    } else {</w:t>
      </w:r>
    </w:p>
    <w:p w14:paraId="50E6A6E5" w14:textId="77777777" w:rsidR="004871BF" w:rsidRDefault="004871BF" w:rsidP="004871BF">
      <w:pPr>
        <w:pStyle w:val="Code"/>
      </w:pPr>
      <w:r w:rsidRPr="004871BF">
        <w:rPr>
          <w:lang w:val="en-US"/>
        </w:rPr>
        <w:t xml:space="preserve">        </w:t>
      </w:r>
      <w:r>
        <w:t>alert("Bitte Name für neue Kategorie eingeben!")</w:t>
      </w:r>
    </w:p>
    <w:p w14:paraId="3B9D792E" w14:textId="77777777" w:rsidR="004871BF" w:rsidRDefault="004871BF" w:rsidP="004871BF">
      <w:pPr>
        <w:pStyle w:val="Code"/>
      </w:pPr>
      <w:r>
        <w:t xml:space="preserve">    }</w:t>
      </w:r>
    </w:p>
    <w:p w14:paraId="233EB952" w14:textId="77777777" w:rsidR="004871BF" w:rsidRDefault="004871BF" w:rsidP="004871BF">
      <w:pPr>
        <w:pStyle w:val="Code"/>
      </w:pPr>
    </w:p>
    <w:p w14:paraId="5D989593" w14:textId="06B46E0E" w:rsidR="004871BF" w:rsidRDefault="004871BF" w:rsidP="004871BF">
      <w:pPr>
        <w:pStyle w:val="Code"/>
      </w:pPr>
      <w:r>
        <w:t>}</w:t>
      </w:r>
    </w:p>
    <w:p w14:paraId="52EEC688" w14:textId="2E3355BB" w:rsidR="004871BF" w:rsidRPr="004871BF" w:rsidRDefault="004871BF" w:rsidP="004871BF">
      <w:r w:rsidRPr="004871BF">
        <w:t>In folgender Funktion wird d</w:t>
      </w:r>
      <w:r>
        <w:t>er benötigte Insert</w:t>
      </w:r>
      <w:r w:rsidR="00275DCF">
        <w:t>-</w:t>
      </w:r>
      <w:r>
        <w:t>Befehl für die neue Kategorie ausgeführt und anschliessend die Dropdownliste neu kreiert.</w:t>
      </w:r>
    </w:p>
    <w:p w14:paraId="15BCAA5E" w14:textId="774999A7" w:rsidR="004871BF" w:rsidRPr="00B57010" w:rsidRDefault="004871BF" w:rsidP="004871BF">
      <w:pPr>
        <w:pStyle w:val="Code"/>
      </w:pPr>
      <w:proofErr w:type="spellStart"/>
      <w:r w:rsidRPr="00B57010">
        <w:t>function</w:t>
      </w:r>
      <w:proofErr w:type="spellEnd"/>
      <w:r w:rsidRPr="00B57010">
        <w:t xml:space="preserve"> </w:t>
      </w:r>
      <w:proofErr w:type="spellStart"/>
      <w:r w:rsidRPr="00B57010">
        <w:t>newKatSQL</w:t>
      </w:r>
      <w:proofErr w:type="spellEnd"/>
      <w:r w:rsidRPr="00B57010">
        <w:t>(</w:t>
      </w:r>
      <w:proofErr w:type="spellStart"/>
      <w:r w:rsidRPr="00B57010">
        <w:t>tx</w:t>
      </w:r>
      <w:proofErr w:type="spellEnd"/>
      <w:r w:rsidRPr="00B57010">
        <w:t>) {</w:t>
      </w:r>
    </w:p>
    <w:p w14:paraId="01E08303" w14:textId="77777777" w:rsidR="004871BF" w:rsidRPr="000976F9" w:rsidRDefault="004871BF" w:rsidP="004871BF">
      <w:pPr>
        <w:pStyle w:val="Code"/>
      </w:pPr>
      <w:r w:rsidRPr="00B57010">
        <w:t xml:space="preserve">    </w:t>
      </w:r>
      <w:proofErr w:type="spellStart"/>
      <w:r w:rsidRPr="000976F9">
        <w:t>tx.executeSql</w:t>
      </w:r>
      <w:proofErr w:type="spellEnd"/>
      <w:r w:rsidRPr="000976F9">
        <w:t xml:space="preserve">('INSERT INTO </w:t>
      </w:r>
      <w:proofErr w:type="spellStart"/>
      <w:r w:rsidRPr="000976F9">
        <w:t>TKategorie</w:t>
      </w:r>
      <w:proofErr w:type="spellEnd"/>
      <w:r w:rsidRPr="000976F9">
        <w:t xml:space="preserve"> (</w:t>
      </w:r>
      <w:proofErr w:type="spellStart"/>
      <w:r w:rsidRPr="000976F9">
        <w:t>KatName</w:t>
      </w:r>
      <w:proofErr w:type="spellEnd"/>
      <w:r w:rsidRPr="000976F9">
        <w:t>) VALUES ("'+</w:t>
      </w:r>
      <w:proofErr w:type="spellStart"/>
      <w:r w:rsidRPr="000976F9">
        <w:t>document.getElementById</w:t>
      </w:r>
      <w:proofErr w:type="spellEnd"/>
      <w:r w:rsidRPr="000976F9">
        <w:t>("</w:t>
      </w:r>
      <w:proofErr w:type="spellStart"/>
      <w:r w:rsidRPr="000976F9">
        <w:t>neueKat</w:t>
      </w:r>
      <w:proofErr w:type="spellEnd"/>
      <w:r w:rsidRPr="000976F9">
        <w:t>").</w:t>
      </w:r>
      <w:proofErr w:type="spellStart"/>
      <w:r w:rsidRPr="000976F9">
        <w:t>value</w:t>
      </w:r>
      <w:proofErr w:type="spellEnd"/>
      <w:r w:rsidRPr="000976F9">
        <w:t>+'")',[],</w:t>
      </w:r>
      <w:proofErr w:type="spellStart"/>
      <w:r w:rsidRPr="000976F9">
        <w:t>dropdown</w:t>
      </w:r>
      <w:proofErr w:type="spellEnd"/>
      <w:r w:rsidRPr="000976F9">
        <w:t xml:space="preserve">, </w:t>
      </w:r>
      <w:proofErr w:type="spellStart"/>
      <w:r w:rsidRPr="000976F9">
        <w:t>errorCB</w:t>
      </w:r>
      <w:proofErr w:type="spellEnd"/>
      <w:r w:rsidRPr="000976F9">
        <w:t>)</w:t>
      </w:r>
    </w:p>
    <w:p w14:paraId="42F26854" w14:textId="24E93E57" w:rsidR="004871BF" w:rsidRDefault="004871BF" w:rsidP="004871BF">
      <w:pPr>
        <w:pStyle w:val="Code"/>
      </w:pPr>
      <w:r>
        <w:t>}</w:t>
      </w:r>
    </w:p>
    <w:p w14:paraId="23095F1B" w14:textId="7DE0EE56" w:rsidR="004871BF" w:rsidRDefault="004871BF" w:rsidP="004871BF">
      <w:pPr>
        <w:pStyle w:val="berschrift2"/>
      </w:pPr>
      <w:bookmarkStart w:id="71" w:name="_Toc96639177"/>
      <w:r>
        <w:t>Artikel bearbeiten</w:t>
      </w:r>
      <w:bookmarkEnd w:id="71"/>
    </w:p>
    <w:p w14:paraId="39245087" w14:textId="3535079A" w:rsidR="004871BF" w:rsidRDefault="004871BF" w:rsidP="004871BF">
      <w:r>
        <w:t>Damit der Nutzer seine Artikel bearbeiten kann</w:t>
      </w:r>
      <w:r w:rsidR="00275DCF">
        <w:t>,</w:t>
      </w:r>
      <w:r>
        <w:t xml:space="preserve"> benötigt es folgende Funktionen:</w:t>
      </w:r>
    </w:p>
    <w:p w14:paraId="471A7F21" w14:textId="4B2A8F0E" w:rsidR="004871BF" w:rsidRDefault="004871BF" w:rsidP="004871BF">
      <w:r>
        <w:t>Es wird ein einfacher Select-Befehl ausgeführt</w:t>
      </w:r>
      <w:r w:rsidR="00275DCF">
        <w:t>,</w:t>
      </w:r>
      <w:r>
        <w:t xml:space="preserve"> welche</w:t>
      </w:r>
      <w:r w:rsidR="00275DCF">
        <w:t>r</w:t>
      </w:r>
      <w:r>
        <w:t xml:space="preserve"> auf einem Dropdownlisten</w:t>
      </w:r>
      <w:r w:rsidR="00275DCF">
        <w:t>-</w:t>
      </w:r>
      <w:r>
        <w:t>Wert (</w:t>
      </w:r>
      <w:r w:rsidR="00275DCF">
        <w:t>analog zu</w:t>
      </w:r>
      <w:r>
        <w:t xml:space="preserve"> </w:t>
      </w:r>
      <w:r>
        <w:fldChar w:fldCharType="begin"/>
      </w:r>
      <w:r>
        <w:instrText xml:space="preserve"> REF _Ref96585643 \r \h </w:instrText>
      </w:r>
      <w:r>
        <w:fldChar w:fldCharType="separate"/>
      </w:r>
      <w:r w:rsidR="000976F9">
        <w:t>5.7</w:t>
      </w:r>
      <w:r>
        <w:fldChar w:fldCharType="end"/>
      </w:r>
      <w:r>
        <w:t>) basiert</w:t>
      </w:r>
      <w:r w:rsidR="00275DCF">
        <w:t>:</w:t>
      </w:r>
    </w:p>
    <w:p w14:paraId="1AF5B888" w14:textId="77777777" w:rsidR="004871BF" w:rsidRPr="004871BF" w:rsidRDefault="004871BF" w:rsidP="004871BF">
      <w:pPr>
        <w:pStyle w:val="Code"/>
        <w:rPr>
          <w:lang w:val="en-US"/>
        </w:rPr>
      </w:pPr>
      <w:r w:rsidRPr="004871BF">
        <w:rPr>
          <w:lang w:val="en-US"/>
        </w:rPr>
        <w:t xml:space="preserve">function </w:t>
      </w:r>
      <w:proofErr w:type="spellStart"/>
      <w:r w:rsidRPr="004871BF">
        <w:rPr>
          <w:lang w:val="en-US"/>
        </w:rPr>
        <w:t>FillBearbeiten</w:t>
      </w:r>
      <w:proofErr w:type="spellEnd"/>
      <w:r w:rsidRPr="004871BF">
        <w:rPr>
          <w:lang w:val="en-US"/>
        </w:rPr>
        <w:t>(</w:t>
      </w:r>
      <w:proofErr w:type="spellStart"/>
      <w:r w:rsidRPr="004871BF">
        <w:rPr>
          <w:lang w:val="en-US"/>
        </w:rPr>
        <w:t>tx</w:t>
      </w:r>
      <w:proofErr w:type="spellEnd"/>
      <w:r w:rsidRPr="004871BF">
        <w:rPr>
          <w:lang w:val="en-US"/>
        </w:rPr>
        <w:t>) {</w:t>
      </w:r>
    </w:p>
    <w:p w14:paraId="5FB50049" w14:textId="77777777" w:rsidR="004871BF" w:rsidRPr="004871BF" w:rsidRDefault="004871BF" w:rsidP="004871BF">
      <w:pPr>
        <w:pStyle w:val="Code"/>
        <w:rPr>
          <w:lang w:val="en-US"/>
        </w:rPr>
      </w:pPr>
      <w:r w:rsidRPr="004871BF">
        <w:rPr>
          <w:lang w:val="en-US"/>
        </w:rPr>
        <w:t xml:space="preserve">    var selected = </w:t>
      </w:r>
      <w:proofErr w:type="spellStart"/>
      <w:r w:rsidRPr="004871BF">
        <w:rPr>
          <w:lang w:val="en-US"/>
        </w:rPr>
        <w:t>document.getElementById</w:t>
      </w:r>
      <w:proofErr w:type="spellEnd"/>
      <w:r w:rsidRPr="004871BF">
        <w:rPr>
          <w:lang w:val="en-US"/>
        </w:rPr>
        <w:t>("select");</w:t>
      </w:r>
    </w:p>
    <w:p w14:paraId="3DD8EA47" w14:textId="77777777" w:rsidR="004871BF" w:rsidRPr="004871BF" w:rsidRDefault="004871BF" w:rsidP="004871BF">
      <w:pPr>
        <w:pStyle w:val="Code"/>
        <w:rPr>
          <w:lang w:val="en-US"/>
        </w:rPr>
      </w:pPr>
      <w:r w:rsidRPr="004871BF">
        <w:rPr>
          <w:lang w:val="en-US"/>
        </w:rPr>
        <w:t xml:space="preserve">    </w:t>
      </w:r>
      <w:proofErr w:type="spellStart"/>
      <w:r w:rsidRPr="004871BF">
        <w:rPr>
          <w:lang w:val="en-US"/>
        </w:rPr>
        <w:t>tx.executeSql</w:t>
      </w:r>
      <w:proofErr w:type="spellEnd"/>
      <w:r w:rsidRPr="004871BF">
        <w:rPr>
          <w:lang w:val="en-US"/>
        </w:rPr>
        <w:t xml:space="preserve">('select * from </w:t>
      </w:r>
      <w:proofErr w:type="spellStart"/>
      <w:r w:rsidRPr="004871BF">
        <w:rPr>
          <w:lang w:val="en-US"/>
        </w:rPr>
        <w:t>TArtikel</w:t>
      </w:r>
      <w:proofErr w:type="spellEnd"/>
      <w:r w:rsidRPr="004871BF">
        <w:rPr>
          <w:lang w:val="en-US"/>
        </w:rPr>
        <w:t xml:space="preserve"> WHERE </w:t>
      </w:r>
      <w:proofErr w:type="spellStart"/>
      <w:r w:rsidRPr="004871BF">
        <w:rPr>
          <w:lang w:val="en-US"/>
        </w:rPr>
        <w:t>ArtId</w:t>
      </w:r>
      <w:proofErr w:type="spellEnd"/>
      <w:r w:rsidRPr="004871BF">
        <w:rPr>
          <w:lang w:val="en-US"/>
        </w:rPr>
        <w:t xml:space="preserve"> = ' + </w:t>
      </w:r>
      <w:proofErr w:type="spellStart"/>
      <w:r w:rsidRPr="004871BF">
        <w:rPr>
          <w:lang w:val="en-US"/>
        </w:rPr>
        <w:t>selected.value</w:t>
      </w:r>
      <w:proofErr w:type="spellEnd"/>
      <w:r w:rsidRPr="004871BF">
        <w:rPr>
          <w:lang w:val="en-US"/>
        </w:rPr>
        <w:t xml:space="preserve">, [], </w:t>
      </w:r>
      <w:proofErr w:type="spellStart"/>
      <w:r w:rsidRPr="004871BF">
        <w:rPr>
          <w:lang w:val="en-US"/>
        </w:rPr>
        <w:t>queryBearbeiten</w:t>
      </w:r>
      <w:proofErr w:type="spellEnd"/>
      <w:r w:rsidRPr="004871BF">
        <w:rPr>
          <w:lang w:val="en-US"/>
        </w:rPr>
        <w:t xml:space="preserve">, </w:t>
      </w:r>
      <w:proofErr w:type="spellStart"/>
      <w:r w:rsidRPr="004871BF">
        <w:rPr>
          <w:lang w:val="en-US"/>
        </w:rPr>
        <w:t>errorCB</w:t>
      </w:r>
      <w:proofErr w:type="spellEnd"/>
      <w:r w:rsidRPr="004871BF">
        <w:rPr>
          <w:lang w:val="en-US"/>
        </w:rPr>
        <w:t>)</w:t>
      </w:r>
    </w:p>
    <w:p w14:paraId="425DAC9C" w14:textId="45A08600" w:rsidR="004871BF" w:rsidRPr="004871BF" w:rsidRDefault="004871BF" w:rsidP="004871BF">
      <w:pPr>
        <w:pStyle w:val="Code"/>
      </w:pPr>
      <w:r>
        <w:t>}</w:t>
      </w:r>
    </w:p>
    <w:p w14:paraId="0084875D" w14:textId="67566E41" w:rsidR="004871BF" w:rsidRDefault="00275DCF" w:rsidP="004871BF">
      <w:r>
        <w:t>Daraufhin</w:t>
      </w:r>
      <w:r w:rsidR="004871BF">
        <w:t xml:space="preserve"> wird auf Basis der Resultate aus dem Select e</w:t>
      </w:r>
      <w:r w:rsidR="00126905">
        <w:t>in HTML</w:t>
      </w:r>
      <w:r>
        <w:t>-C</w:t>
      </w:r>
      <w:r w:rsidR="00126905">
        <w:t>ode kreiert</w:t>
      </w:r>
      <w:r>
        <w:t>,</w:t>
      </w:r>
      <w:r w:rsidR="00126905">
        <w:t xml:space="preserve"> welcher schlussendlich in das dazugehörige DIV lädt. In diesem HTML</w:t>
      </w:r>
      <w:r>
        <w:t>-C</w:t>
      </w:r>
      <w:r w:rsidR="00126905">
        <w:t xml:space="preserve">ode werden Input-Felder erstellt, welche mit den Werten aus dem Select gefüllt werden. </w:t>
      </w:r>
    </w:p>
    <w:p w14:paraId="299C3D39" w14:textId="77777777" w:rsidR="00126905" w:rsidRPr="000976F9" w:rsidRDefault="00126905" w:rsidP="00126905">
      <w:pPr>
        <w:pStyle w:val="Code"/>
        <w:rPr>
          <w:lang w:val="en-US"/>
        </w:rPr>
      </w:pPr>
      <w:r w:rsidRPr="000976F9">
        <w:rPr>
          <w:lang w:val="en-US"/>
        </w:rPr>
        <w:t xml:space="preserve">function </w:t>
      </w:r>
      <w:proofErr w:type="spellStart"/>
      <w:r w:rsidRPr="000976F9">
        <w:rPr>
          <w:lang w:val="en-US"/>
        </w:rPr>
        <w:t>queryBearbeiten</w:t>
      </w:r>
      <w:proofErr w:type="spellEnd"/>
      <w:r w:rsidRPr="000976F9">
        <w:rPr>
          <w:lang w:val="en-US"/>
        </w:rPr>
        <w:t>(</w:t>
      </w:r>
      <w:proofErr w:type="spellStart"/>
      <w:r w:rsidRPr="000976F9">
        <w:rPr>
          <w:lang w:val="en-US"/>
        </w:rPr>
        <w:t>tx</w:t>
      </w:r>
      <w:proofErr w:type="spellEnd"/>
      <w:r w:rsidRPr="000976F9">
        <w:rPr>
          <w:lang w:val="en-US"/>
        </w:rPr>
        <w:t>, results) {</w:t>
      </w:r>
    </w:p>
    <w:p w14:paraId="69E58E71" w14:textId="77777777" w:rsidR="00126905" w:rsidRPr="000976F9" w:rsidRDefault="00126905" w:rsidP="00126905">
      <w:pPr>
        <w:pStyle w:val="Code"/>
        <w:rPr>
          <w:lang w:val="en-US"/>
        </w:rPr>
      </w:pPr>
      <w:r w:rsidRPr="000976F9">
        <w:rPr>
          <w:lang w:val="en-US"/>
        </w:rPr>
        <w:t xml:space="preserve">    var </w:t>
      </w:r>
      <w:proofErr w:type="spellStart"/>
      <w:r w:rsidRPr="000976F9">
        <w:rPr>
          <w:lang w:val="en-US"/>
        </w:rPr>
        <w:t>BearbeitenHTML</w:t>
      </w:r>
      <w:proofErr w:type="spellEnd"/>
      <w:r w:rsidRPr="000976F9">
        <w:rPr>
          <w:lang w:val="en-US"/>
        </w:rPr>
        <w:t xml:space="preserve"> = '&lt;label&gt;Name:&lt;/label&gt;&lt;input type="text" id="</w:t>
      </w:r>
      <w:proofErr w:type="spellStart"/>
      <w:r w:rsidRPr="000976F9">
        <w:rPr>
          <w:lang w:val="en-US"/>
        </w:rPr>
        <w:t>BearName</w:t>
      </w:r>
      <w:proofErr w:type="spellEnd"/>
      <w:r w:rsidRPr="000976F9">
        <w:rPr>
          <w:lang w:val="en-US"/>
        </w:rPr>
        <w:t xml:space="preserve">" class="form-control" value="' + </w:t>
      </w:r>
      <w:proofErr w:type="spellStart"/>
      <w:r w:rsidRPr="000976F9">
        <w:rPr>
          <w:lang w:val="en-US"/>
        </w:rPr>
        <w:t>results.rows.item</w:t>
      </w:r>
      <w:proofErr w:type="spellEnd"/>
      <w:r w:rsidRPr="000976F9">
        <w:rPr>
          <w:lang w:val="en-US"/>
        </w:rPr>
        <w:t>(0).</w:t>
      </w:r>
      <w:proofErr w:type="spellStart"/>
      <w:r w:rsidRPr="000976F9">
        <w:rPr>
          <w:lang w:val="en-US"/>
        </w:rPr>
        <w:t>ArtName</w:t>
      </w:r>
      <w:proofErr w:type="spellEnd"/>
      <w:r w:rsidRPr="000976F9">
        <w:rPr>
          <w:lang w:val="en-US"/>
        </w:rPr>
        <w:t xml:space="preserve"> + '"&gt;&lt;</w:t>
      </w:r>
      <w:proofErr w:type="spellStart"/>
      <w:r w:rsidRPr="000976F9">
        <w:rPr>
          <w:lang w:val="en-US"/>
        </w:rPr>
        <w:t>br</w:t>
      </w:r>
      <w:proofErr w:type="spellEnd"/>
      <w:r w:rsidRPr="000976F9">
        <w:rPr>
          <w:lang w:val="en-US"/>
        </w:rPr>
        <w:t>&gt;'</w:t>
      </w:r>
    </w:p>
    <w:p w14:paraId="269683FB" w14:textId="77777777" w:rsidR="00126905" w:rsidRPr="000976F9" w:rsidRDefault="00126905" w:rsidP="00126905">
      <w:pPr>
        <w:pStyle w:val="Code"/>
        <w:rPr>
          <w:lang w:val="en-US"/>
        </w:rPr>
      </w:pPr>
      <w:r w:rsidRPr="000976F9">
        <w:rPr>
          <w:lang w:val="en-US"/>
        </w:rPr>
        <w:t xml:space="preserve">    </w:t>
      </w:r>
      <w:proofErr w:type="spellStart"/>
      <w:r w:rsidRPr="000976F9">
        <w:rPr>
          <w:lang w:val="en-US"/>
        </w:rPr>
        <w:t>BearbeitenHTML</w:t>
      </w:r>
      <w:proofErr w:type="spellEnd"/>
      <w:r w:rsidRPr="000976F9">
        <w:rPr>
          <w:lang w:val="en-US"/>
        </w:rPr>
        <w:t xml:space="preserve"> += '&lt;label&gt;</w:t>
      </w:r>
      <w:proofErr w:type="spellStart"/>
      <w:r w:rsidRPr="000976F9">
        <w:rPr>
          <w:lang w:val="en-US"/>
        </w:rPr>
        <w:t>Anzahl</w:t>
      </w:r>
      <w:proofErr w:type="spellEnd"/>
      <w:r w:rsidRPr="000976F9">
        <w:rPr>
          <w:lang w:val="en-US"/>
        </w:rPr>
        <w:t>:&lt;/label&gt;&lt;input type="number" id="</w:t>
      </w:r>
      <w:proofErr w:type="spellStart"/>
      <w:r w:rsidRPr="000976F9">
        <w:rPr>
          <w:lang w:val="en-US"/>
        </w:rPr>
        <w:t>BearAnzahl</w:t>
      </w:r>
      <w:proofErr w:type="spellEnd"/>
      <w:r w:rsidRPr="000976F9">
        <w:rPr>
          <w:lang w:val="en-US"/>
        </w:rPr>
        <w:t xml:space="preserve">" class="form-control" value="' + </w:t>
      </w:r>
      <w:proofErr w:type="spellStart"/>
      <w:r w:rsidRPr="000976F9">
        <w:rPr>
          <w:lang w:val="en-US"/>
        </w:rPr>
        <w:t>results.rows.item</w:t>
      </w:r>
      <w:proofErr w:type="spellEnd"/>
      <w:r w:rsidRPr="000976F9">
        <w:rPr>
          <w:lang w:val="en-US"/>
        </w:rPr>
        <w:t>(0).</w:t>
      </w:r>
      <w:proofErr w:type="spellStart"/>
      <w:r w:rsidRPr="000976F9">
        <w:rPr>
          <w:lang w:val="en-US"/>
        </w:rPr>
        <w:t>ArtAnz</w:t>
      </w:r>
      <w:proofErr w:type="spellEnd"/>
      <w:r w:rsidRPr="000976F9">
        <w:rPr>
          <w:lang w:val="en-US"/>
        </w:rPr>
        <w:t xml:space="preserve"> + '"&gt;&lt;</w:t>
      </w:r>
      <w:proofErr w:type="spellStart"/>
      <w:r w:rsidRPr="000976F9">
        <w:rPr>
          <w:lang w:val="en-US"/>
        </w:rPr>
        <w:t>br</w:t>
      </w:r>
      <w:proofErr w:type="spellEnd"/>
      <w:r w:rsidRPr="000976F9">
        <w:rPr>
          <w:lang w:val="en-US"/>
        </w:rPr>
        <w:t>&gt;'</w:t>
      </w:r>
    </w:p>
    <w:p w14:paraId="7752027B" w14:textId="77777777" w:rsidR="00126905" w:rsidRPr="000976F9" w:rsidRDefault="00126905" w:rsidP="00126905">
      <w:pPr>
        <w:pStyle w:val="Code"/>
        <w:rPr>
          <w:lang w:val="en-US"/>
        </w:rPr>
      </w:pPr>
      <w:r w:rsidRPr="000976F9">
        <w:rPr>
          <w:lang w:val="en-US"/>
        </w:rPr>
        <w:t xml:space="preserve">    </w:t>
      </w:r>
      <w:proofErr w:type="spellStart"/>
      <w:r w:rsidRPr="000976F9">
        <w:rPr>
          <w:lang w:val="en-US"/>
        </w:rPr>
        <w:t>BearbeitenHTML</w:t>
      </w:r>
      <w:proofErr w:type="spellEnd"/>
      <w:r w:rsidRPr="000976F9">
        <w:rPr>
          <w:lang w:val="en-US"/>
        </w:rPr>
        <w:t xml:space="preserve"> += '&lt;label&gt;</w:t>
      </w:r>
      <w:proofErr w:type="spellStart"/>
      <w:r w:rsidRPr="000976F9">
        <w:rPr>
          <w:lang w:val="en-US"/>
        </w:rPr>
        <w:t>Ablaufdatum</w:t>
      </w:r>
      <w:proofErr w:type="spellEnd"/>
      <w:r w:rsidRPr="000976F9">
        <w:rPr>
          <w:lang w:val="en-US"/>
        </w:rPr>
        <w:t>:&lt;/label&gt;&lt;input type="date" id="</w:t>
      </w:r>
      <w:proofErr w:type="spellStart"/>
      <w:r w:rsidRPr="000976F9">
        <w:rPr>
          <w:lang w:val="en-US"/>
        </w:rPr>
        <w:t>BearDatum</w:t>
      </w:r>
      <w:proofErr w:type="spellEnd"/>
      <w:r w:rsidRPr="000976F9">
        <w:rPr>
          <w:lang w:val="en-US"/>
        </w:rPr>
        <w:t xml:space="preserve">" value="' + </w:t>
      </w:r>
      <w:proofErr w:type="spellStart"/>
      <w:r w:rsidRPr="000976F9">
        <w:rPr>
          <w:lang w:val="en-US"/>
        </w:rPr>
        <w:t>results.rows.item</w:t>
      </w:r>
      <w:proofErr w:type="spellEnd"/>
      <w:r w:rsidRPr="000976F9">
        <w:rPr>
          <w:lang w:val="en-US"/>
        </w:rPr>
        <w:t>(0).</w:t>
      </w:r>
      <w:proofErr w:type="spellStart"/>
      <w:r w:rsidRPr="000976F9">
        <w:rPr>
          <w:lang w:val="en-US"/>
        </w:rPr>
        <w:t>ArtAblaufdatum</w:t>
      </w:r>
      <w:proofErr w:type="spellEnd"/>
      <w:r w:rsidRPr="000976F9">
        <w:rPr>
          <w:lang w:val="en-US"/>
        </w:rPr>
        <w:t xml:space="preserve"> + '"&gt;&lt;</w:t>
      </w:r>
      <w:proofErr w:type="spellStart"/>
      <w:r w:rsidRPr="000976F9">
        <w:rPr>
          <w:lang w:val="en-US"/>
        </w:rPr>
        <w:t>br</w:t>
      </w:r>
      <w:proofErr w:type="spellEnd"/>
      <w:r w:rsidRPr="000976F9">
        <w:rPr>
          <w:lang w:val="en-US"/>
        </w:rPr>
        <w:t>&gt;'</w:t>
      </w:r>
    </w:p>
    <w:p w14:paraId="203621C5" w14:textId="77777777" w:rsidR="00126905" w:rsidRPr="00126905" w:rsidRDefault="00126905" w:rsidP="00126905">
      <w:pPr>
        <w:pStyle w:val="Code"/>
        <w:rPr>
          <w:lang w:val="en-US"/>
        </w:rPr>
      </w:pPr>
      <w:r w:rsidRPr="000976F9">
        <w:rPr>
          <w:lang w:val="en-US"/>
        </w:rPr>
        <w:t xml:space="preserve">    </w:t>
      </w:r>
      <w:proofErr w:type="spellStart"/>
      <w:r w:rsidRPr="00126905">
        <w:rPr>
          <w:lang w:val="en-US"/>
        </w:rPr>
        <w:t>BearbeitenHTML</w:t>
      </w:r>
      <w:proofErr w:type="spellEnd"/>
      <w:r w:rsidRPr="00126905">
        <w:rPr>
          <w:lang w:val="en-US"/>
        </w:rPr>
        <w:t xml:space="preserve"> += '&lt;button id="</w:t>
      </w:r>
      <w:proofErr w:type="spellStart"/>
      <w:r w:rsidRPr="00126905">
        <w:rPr>
          <w:lang w:val="en-US"/>
        </w:rPr>
        <w:t>VerbButton</w:t>
      </w:r>
      <w:proofErr w:type="spellEnd"/>
      <w:r w:rsidRPr="00126905">
        <w:rPr>
          <w:lang w:val="en-US"/>
        </w:rPr>
        <w:t>" class="</w:t>
      </w:r>
      <w:proofErr w:type="spellStart"/>
      <w:r w:rsidRPr="00126905">
        <w:rPr>
          <w:lang w:val="en-US"/>
        </w:rPr>
        <w:t>btn</w:t>
      </w:r>
      <w:proofErr w:type="spellEnd"/>
      <w:r w:rsidRPr="00126905">
        <w:rPr>
          <w:lang w:val="en-US"/>
        </w:rPr>
        <w:t xml:space="preserve"> </w:t>
      </w:r>
      <w:proofErr w:type="spellStart"/>
      <w:r w:rsidRPr="00126905">
        <w:rPr>
          <w:lang w:val="en-US"/>
        </w:rPr>
        <w:t>btn</w:t>
      </w:r>
      <w:proofErr w:type="spellEnd"/>
      <w:r w:rsidRPr="00126905">
        <w:rPr>
          <w:lang w:val="en-US"/>
        </w:rPr>
        <w:t>-light" onclick="submit()"&gt;</w:t>
      </w:r>
      <w:proofErr w:type="spellStart"/>
      <w:r w:rsidRPr="00126905">
        <w:rPr>
          <w:lang w:val="en-US"/>
        </w:rPr>
        <w:t>Speichern</w:t>
      </w:r>
      <w:proofErr w:type="spellEnd"/>
      <w:r w:rsidRPr="00126905">
        <w:rPr>
          <w:lang w:val="en-US"/>
        </w:rPr>
        <w:t>&lt;/button&gt;'</w:t>
      </w:r>
    </w:p>
    <w:p w14:paraId="57BA4A6C" w14:textId="77777777" w:rsidR="00126905" w:rsidRDefault="00126905" w:rsidP="00126905">
      <w:pPr>
        <w:pStyle w:val="Code"/>
      </w:pPr>
      <w:r w:rsidRPr="00126905">
        <w:rPr>
          <w:lang w:val="en-US"/>
        </w:rPr>
        <w:lastRenderedPageBreak/>
        <w:t xml:space="preserve">    </w:t>
      </w:r>
      <w:proofErr w:type="spellStart"/>
      <w:r>
        <w:t>document.getElementById</w:t>
      </w:r>
      <w:proofErr w:type="spellEnd"/>
      <w:r>
        <w:t>("Bearbeiten").</w:t>
      </w:r>
      <w:proofErr w:type="spellStart"/>
      <w:r>
        <w:t>innerHTML</w:t>
      </w:r>
      <w:proofErr w:type="spellEnd"/>
      <w:r>
        <w:t xml:space="preserve"> = </w:t>
      </w:r>
      <w:proofErr w:type="spellStart"/>
      <w:r>
        <w:t>BearbeitenHTML</w:t>
      </w:r>
      <w:proofErr w:type="spellEnd"/>
      <w:r>
        <w:t>;</w:t>
      </w:r>
    </w:p>
    <w:p w14:paraId="5091F7F1" w14:textId="479127BD" w:rsidR="00126905" w:rsidRDefault="00126905" w:rsidP="00126905">
      <w:pPr>
        <w:pStyle w:val="Code"/>
      </w:pPr>
      <w:r>
        <w:t>}</w:t>
      </w:r>
    </w:p>
    <w:p w14:paraId="221FDB93" w14:textId="245B2455" w:rsidR="00126905" w:rsidRDefault="00126905" w:rsidP="00126905">
      <w:r>
        <w:t>Der Nutzer verändert dann die Werte in den Input-Feldern. Anschliessend</w:t>
      </w:r>
      <w:r w:rsidR="00275DCF">
        <w:t>,</w:t>
      </w:r>
      <w:r>
        <w:t xml:space="preserve"> wenn der Button </w:t>
      </w:r>
      <w:r w:rsidR="00275DCF">
        <w:t>«</w:t>
      </w:r>
      <w:r>
        <w:t>Speichern</w:t>
      </w:r>
      <w:r w:rsidR="00275DCF">
        <w:t>»</w:t>
      </w:r>
      <w:r>
        <w:t xml:space="preserve"> gedrückt wird, wird ein einfacher Update SQL-Befehl eingeleitet. Ebenso wird</w:t>
      </w:r>
      <w:r w:rsidR="00275DCF">
        <w:t>,</w:t>
      </w:r>
      <w:r>
        <w:t xml:space="preserve"> nachdem der Artikel </w:t>
      </w:r>
      <w:r w:rsidR="00275DCF">
        <w:t xml:space="preserve">bearbeitet </w:t>
      </w:r>
      <w:r>
        <w:t>wurde</w:t>
      </w:r>
      <w:r w:rsidR="00275DCF">
        <w:t>,</w:t>
      </w:r>
      <w:r>
        <w:t xml:space="preserve"> die Dropdownliste neu erstellt.</w:t>
      </w:r>
    </w:p>
    <w:p w14:paraId="63A91098" w14:textId="77777777" w:rsidR="00126905" w:rsidRPr="00F462C5" w:rsidRDefault="00126905" w:rsidP="00126905">
      <w:pPr>
        <w:pStyle w:val="Code"/>
        <w:rPr>
          <w:lang w:val="en-US"/>
        </w:rPr>
      </w:pPr>
      <w:r w:rsidRPr="00F462C5">
        <w:rPr>
          <w:lang w:val="en-US"/>
        </w:rPr>
        <w:t>function submit() {</w:t>
      </w:r>
    </w:p>
    <w:p w14:paraId="67EE8656" w14:textId="77777777" w:rsidR="00126905" w:rsidRPr="00126905" w:rsidRDefault="00126905" w:rsidP="00126905">
      <w:pPr>
        <w:pStyle w:val="Code"/>
        <w:rPr>
          <w:lang w:val="en-US"/>
        </w:rPr>
      </w:pPr>
      <w:r w:rsidRPr="00F462C5">
        <w:rPr>
          <w:lang w:val="en-US"/>
        </w:rPr>
        <w:t xml:space="preserve">    </w:t>
      </w:r>
      <w:r w:rsidRPr="00126905">
        <w:rPr>
          <w:lang w:val="en-US"/>
        </w:rPr>
        <w:t xml:space="preserve">var </w:t>
      </w:r>
      <w:proofErr w:type="spellStart"/>
      <w:r w:rsidRPr="00126905">
        <w:rPr>
          <w:lang w:val="en-US"/>
        </w:rPr>
        <w:t>db</w:t>
      </w:r>
      <w:proofErr w:type="spellEnd"/>
      <w:r w:rsidRPr="00126905">
        <w:rPr>
          <w:lang w:val="en-US"/>
        </w:rPr>
        <w:t xml:space="preserve"> = </w:t>
      </w:r>
      <w:proofErr w:type="spellStart"/>
      <w:r w:rsidRPr="00126905">
        <w:rPr>
          <w:lang w:val="en-US"/>
        </w:rPr>
        <w:t>window.openDatabase</w:t>
      </w:r>
      <w:proofErr w:type="spellEnd"/>
      <w:r w:rsidRPr="00126905">
        <w:rPr>
          <w:lang w:val="en-US"/>
        </w:rPr>
        <w:t>("Inventory", "1.0", "Inventory", 200000);</w:t>
      </w:r>
    </w:p>
    <w:p w14:paraId="44A47964" w14:textId="77777777" w:rsidR="00126905" w:rsidRPr="00F462C5" w:rsidRDefault="00126905" w:rsidP="00126905">
      <w:pPr>
        <w:pStyle w:val="Code"/>
      </w:pPr>
      <w:r w:rsidRPr="00126905">
        <w:rPr>
          <w:lang w:val="en-US"/>
        </w:rPr>
        <w:t xml:space="preserve">    </w:t>
      </w:r>
      <w:proofErr w:type="spellStart"/>
      <w:r w:rsidRPr="00F462C5">
        <w:t>db.transaction</w:t>
      </w:r>
      <w:proofErr w:type="spellEnd"/>
      <w:r w:rsidRPr="00F462C5">
        <w:t>(</w:t>
      </w:r>
      <w:proofErr w:type="spellStart"/>
      <w:r w:rsidRPr="00F462C5">
        <w:t>updateTable</w:t>
      </w:r>
      <w:proofErr w:type="spellEnd"/>
      <w:r w:rsidRPr="00F462C5">
        <w:t xml:space="preserve">, </w:t>
      </w:r>
      <w:proofErr w:type="spellStart"/>
      <w:r w:rsidRPr="00F462C5">
        <w:t>errorCB</w:t>
      </w:r>
      <w:proofErr w:type="spellEnd"/>
      <w:r w:rsidRPr="00F462C5">
        <w:t>);</w:t>
      </w:r>
    </w:p>
    <w:p w14:paraId="74D1DD99" w14:textId="77777777" w:rsidR="00126905" w:rsidRPr="00F462C5" w:rsidRDefault="00126905" w:rsidP="00126905">
      <w:pPr>
        <w:pStyle w:val="Code"/>
      </w:pPr>
      <w:r w:rsidRPr="00F462C5">
        <w:t xml:space="preserve">    </w:t>
      </w:r>
      <w:proofErr w:type="spellStart"/>
      <w:r w:rsidRPr="00F462C5">
        <w:t>db.transaction</w:t>
      </w:r>
      <w:proofErr w:type="spellEnd"/>
      <w:r w:rsidRPr="00F462C5">
        <w:t>(</w:t>
      </w:r>
      <w:proofErr w:type="spellStart"/>
      <w:r w:rsidRPr="00F462C5">
        <w:t>select</w:t>
      </w:r>
      <w:proofErr w:type="spellEnd"/>
      <w:r w:rsidRPr="00F462C5">
        <w:t xml:space="preserve">, </w:t>
      </w:r>
      <w:proofErr w:type="spellStart"/>
      <w:r w:rsidRPr="00F462C5">
        <w:t>errorCB</w:t>
      </w:r>
      <w:proofErr w:type="spellEnd"/>
      <w:r w:rsidRPr="00F462C5">
        <w:t>);</w:t>
      </w:r>
    </w:p>
    <w:p w14:paraId="26AE6955" w14:textId="322F227B" w:rsidR="00126905" w:rsidRPr="00F462C5" w:rsidRDefault="00126905" w:rsidP="00126905">
      <w:pPr>
        <w:pStyle w:val="Code"/>
      </w:pPr>
      <w:r w:rsidRPr="00F462C5">
        <w:t>}</w:t>
      </w:r>
    </w:p>
    <w:p w14:paraId="49033A26" w14:textId="53CE9C34" w:rsidR="00126905" w:rsidRDefault="00126905" w:rsidP="00126905">
      <w:r w:rsidRPr="00126905">
        <w:t>In der folgenden Funktion w</w:t>
      </w:r>
      <w:r>
        <w:t>ird dann der Update</w:t>
      </w:r>
      <w:r w:rsidR="00275DCF">
        <w:t>-</w:t>
      </w:r>
      <w:r>
        <w:t>SQL-Befehl ausgeführt und die Tabelle</w:t>
      </w:r>
      <w:r w:rsidR="00275DCF">
        <w:t>n</w:t>
      </w:r>
      <w:r>
        <w:t>neu</w:t>
      </w:r>
      <w:r w:rsidR="00275DCF">
        <w:t>er</w:t>
      </w:r>
      <w:r w:rsidR="000159B9">
        <w:t xml:space="preserve">stellung </w:t>
      </w:r>
      <w:r w:rsidR="00366F95">
        <w:t>eingeleitet.</w:t>
      </w:r>
    </w:p>
    <w:p w14:paraId="64A88432" w14:textId="77777777" w:rsidR="00126905" w:rsidRDefault="00126905" w:rsidP="00126905">
      <w:pPr>
        <w:pStyle w:val="Code"/>
      </w:pPr>
      <w:proofErr w:type="spellStart"/>
      <w:r>
        <w:t>function</w:t>
      </w:r>
      <w:proofErr w:type="spellEnd"/>
      <w:r>
        <w:t xml:space="preserve"> </w:t>
      </w:r>
      <w:proofErr w:type="spellStart"/>
      <w:r>
        <w:t>updateTable</w:t>
      </w:r>
      <w:proofErr w:type="spellEnd"/>
      <w:r>
        <w:t>(</w:t>
      </w:r>
      <w:proofErr w:type="spellStart"/>
      <w:r>
        <w:t>tx</w:t>
      </w:r>
      <w:proofErr w:type="spellEnd"/>
      <w:r>
        <w:t>) {</w:t>
      </w:r>
    </w:p>
    <w:p w14:paraId="2FE46D92" w14:textId="77777777" w:rsidR="00126905" w:rsidRDefault="00126905" w:rsidP="00126905">
      <w:pPr>
        <w:pStyle w:val="Code"/>
      </w:pPr>
      <w:r>
        <w:t xml:space="preserve">    </w:t>
      </w:r>
      <w:proofErr w:type="spellStart"/>
      <w:r>
        <w:t>tx.executeSql</w:t>
      </w:r>
      <w:proofErr w:type="spellEnd"/>
      <w:r>
        <w:t xml:space="preserve">("UPDATE </w:t>
      </w:r>
      <w:proofErr w:type="spellStart"/>
      <w:r>
        <w:t>TArtikel</w:t>
      </w:r>
      <w:proofErr w:type="spellEnd"/>
      <w:r>
        <w:t xml:space="preserve"> </w:t>
      </w:r>
      <w:proofErr w:type="spellStart"/>
      <w:r>
        <w:t>set</w:t>
      </w:r>
      <w:proofErr w:type="spellEnd"/>
      <w:r>
        <w:t xml:space="preserve"> </w:t>
      </w:r>
      <w:proofErr w:type="spellStart"/>
      <w:r>
        <w:t>ArtName</w:t>
      </w:r>
      <w:proofErr w:type="spellEnd"/>
      <w:r>
        <w:t xml:space="preserve"> =  '" + </w:t>
      </w:r>
      <w:proofErr w:type="spellStart"/>
      <w:r>
        <w:t>document.getElementById</w:t>
      </w:r>
      <w:proofErr w:type="spellEnd"/>
      <w:r>
        <w:t>("</w:t>
      </w:r>
      <w:proofErr w:type="spellStart"/>
      <w:r>
        <w:t>BearName</w:t>
      </w:r>
      <w:proofErr w:type="spellEnd"/>
      <w:r>
        <w:t>").</w:t>
      </w:r>
      <w:proofErr w:type="spellStart"/>
      <w:r>
        <w:t>value</w:t>
      </w:r>
      <w:proofErr w:type="spellEnd"/>
      <w:r>
        <w:t xml:space="preserve"> + "', </w:t>
      </w:r>
      <w:proofErr w:type="spellStart"/>
      <w:r>
        <w:t>ArtAnz</w:t>
      </w:r>
      <w:proofErr w:type="spellEnd"/>
      <w:r>
        <w:t xml:space="preserve"> = '" + </w:t>
      </w:r>
      <w:proofErr w:type="spellStart"/>
      <w:r>
        <w:t>document.getElementById</w:t>
      </w:r>
      <w:proofErr w:type="spellEnd"/>
      <w:r>
        <w:t>("</w:t>
      </w:r>
      <w:proofErr w:type="spellStart"/>
      <w:r>
        <w:t>BearAnzahl</w:t>
      </w:r>
      <w:proofErr w:type="spellEnd"/>
      <w:r>
        <w:t>").</w:t>
      </w:r>
      <w:proofErr w:type="spellStart"/>
      <w:r>
        <w:t>value</w:t>
      </w:r>
      <w:proofErr w:type="spellEnd"/>
      <w:r>
        <w:t xml:space="preserve"> + "', </w:t>
      </w:r>
      <w:proofErr w:type="spellStart"/>
      <w:r>
        <w:t>ArtAblaufdatum</w:t>
      </w:r>
      <w:proofErr w:type="spellEnd"/>
      <w:r>
        <w:t xml:space="preserve"> = '" + </w:t>
      </w:r>
      <w:proofErr w:type="spellStart"/>
      <w:r>
        <w:t>document.getElementById</w:t>
      </w:r>
      <w:proofErr w:type="spellEnd"/>
      <w:r>
        <w:t>("</w:t>
      </w:r>
      <w:proofErr w:type="spellStart"/>
      <w:r>
        <w:t>BearDatum</w:t>
      </w:r>
      <w:proofErr w:type="spellEnd"/>
      <w:r>
        <w:t>").</w:t>
      </w:r>
      <w:proofErr w:type="spellStart"/>
      <w:r>
        <w:t>value</w:t>
      </w:r>
      <w:proofErr w:type="spellEnd"/>
      <w:r>
        <w:t xml:space="preserve"> + "' </w:t>
      </w:r>
      <w:proofErr w:type="spellStart"/>
      <w:r>
        <w:t>where</w:t>
      </w:r>
      <w:proofErr w:type="spellEnd"/>
      <w:r>
        <w:t xml:space="preserve"> </w:t>
      </w:r>
      <w:proofErr w:type="spellStart"/>
      <w:r>
        <w:t>ArtId</w:t>
      </w:r>
      <w:proofErr w:type="spellEnd"/>
      <w:r>
        <w:t xml:space="preserve"> = " + </w:t>
      </w:r>
      <w:proofErr w:type="spellStart"/>
      <w:r>
        <w:t>document.getElementById</w:t>
      </w:r>
      <w:proofErr w:type="spellEnd"/>
      <w:r>
        <w:t>("</w:t>
      </w:r>
      <w:proofErr w:type="spellStart"/>
      <w:r>
        <w:t>select</w:t>
      </w:r>
      <w:proofErr w:type="spellEnd"/>
      <w:r>
        <w:t>").</w:t>
      </w:r>
      <w:proofErr w:type="spellStart"/>
      <w:r>
        <w:t>value</w:t>
      </w:r>
      <w:proofErr w:type="spellEnd"/>
      <w:r>
        <w:t xml:space="preserve">, [], </w:t>
      </w:r>
      <w:proofErr w:type="spellStart"/>
      <w:r>
        <w:t>queryDB</w:t>
      </w:r>
      <w:proofErr w:type="spellEnd"/>
      <w:r>
        <w:t xml:space="preserve">, </w:t>
      </w:r>
      <w:proofErr w:type="spellStart"/>
      <w:r>
        <w:t>errorCB</w:t>
      </w:r>
      <w:proofErr w:type="spellEnd"/>
      <w:r>
        <w:t>)</w:t>
      </w:r>
    </w:p>
    <w:p w14:paraId="0B092201" w14:textId="694C5A18" w:rsidR="00126905" w:rsidRPr="00126905" w:rsidRDefault="00126905" w:rsidP="00126905">
      <w:pPr>
        <w:pStyle w:val="Code"/>
      </w:pPr>
      <w:r>
        <w:t>}</w:t>
      </w:r>
    </w:p>
    <w:p w14:paraId="574EC906" w14:textId="4B2A37DB" w:rsidR="000976F9" w:rsidRPr="000976F9" w:rsidRDefault="003A5BEB" w:rsidP="000976F9">
      <w:pPr>
        <w:pStyle w:val="berschrift1"/>
      </w:pPr>
      <w:bookmarkStart w:id="72" w:name="_Toc96639178"/>
      <w:r>
        <w:t xml:space="preserve">Kontrollieren / </w:t>
      </w:r>
      <w:proofErr w:type="spellStart"/>
      <w:r>
        <w:t>Testing</w:t>
      </w:r>
      <w:bookmarkEnd w:id="72"/>
      <w:proofErr w:type="spellEnd"/>
    </w:p>
    <w:p w14:paraId="32295A8C" w14:textId="57C22D50" w:rsidR="00F462C5" w:rsidRDefault="00656885" w:rsidP="00656885">
      <w:pPr>
        <w:pStyle w:val="berschrift2"/>
      </w:pPr>
      <w:bookmarkStart w:id="73" w:name="_Toc96639179"/>
      <w:r>
        <w:t>Blackbox-</w:t>
      </w:r>
      <w:proofErr w:type="spellStart"/>
      <w:r>
        <w:t>Testing</w:t>
      </w:r>
      <w:bookmarkEnd w:id="73"/>
      <w:proofErr w:type="spellEnd"/>
    </w:p>
    <w:p w14:paraId="19BA482D" w14:textId="77777777" w:rsidR="004F0C76" w:rsidRPr="0062112E" w:rsidRDefault="004F0C76" w:rsidP="004F0C76">
      <w:pPr>
        <w:pStyle w:val="Titel"/>
        <w:rPr>
          <w:lang w:val="en-US"/>
        </w:rPr>
      </w:pPr>
      <w:r w:rsidRPr="0062112E">
        <w:rPr>
          <w:lang w:val="en-US"/>
        </w:rPr>
        <w:t xml:space="preserve">Blackbox-Test: </w:t>
      </w:r>
      <w:sdt>
        <w:sdtPr>
          <w:id w:val="723340687"/>
          <w:placeholder>
            <w:docPart w:val="64EA80EA3C3240F1AD8C91415A6923DC"/>
          </w:placeholder>
        </w:sdtPr>
        <w:sdtEndPr/>
        <w:sdtContent>
          <w:r w:rsidRPr="0062112E">
            <w:rPr>
              <w:lang w:val="en-US"/>
            </w:rPr>
            <w:t>Freezing Inventory</w:t>
          </w:r>
        </w:sdtContent>
      </w:sdt>
    </w:p>
    <w:p w14:paraId="1A6FB540" w14:textId="77777777" w:rsidR="004F0C76" w:rsidRPr="0062112E" w:rsidRDefault="004F0C76" w:rsidP="004F0C76">
      <w:pPr>
        <w:pBdr>
          <w:bottom w:val="single" w:sz="6" w:space="1" w:color="auto"/>
        </w:pBdr>
        <w:rPr>
          <w:sz w:val="24"/>
          <w:szCs w:val="24"/>
          <w:lang w:val="en-US"/>
        </w:rPr>
      </w:pPr>
      <w:r w:rsidRPr="0062112E">
        <w:rPr>
          <w:sz w:val="24"/>
          <w:szCs w:val="24"/>
          <w:lang w:val="en-US"/>
        </w:rPr>
        <w:t xml:space="preserve">Tester:  Lorenz </w:t>
      </w:r>
      <w:r>
        <w:rPr>
          <w:sz w:val="24"/>
          <w:szCs w:val="24"/>
          <w:lang w:val="en-US"/>
        </w:rPr>
        <w:t>Hoffmann</w:t>
      </w:r>
    </w:p>
    <w:p w14:paraId="4A8915FE" w14:textId="77777777" w:rsidR="004F0C76" w:rsidRPr="0062112E" w:rsidRDefault="004F0C76" w:rsidP="004F0C76">
      <w:pPr>
        <w:rPr>
          <w:sz w:val="24"/>
          <w:szCs w:val="24"/>
          <w:lang w:val="en-US"/>
        </w:rPr>
      </w:pPr>
    </w:p>
    <w:p w14:paraId="081D7E87" w14:textId="77777777" w:rsidR="004F0C76" w:rsidRPr="0071623C" w:rsidRDefault="004F0C76" w:rsidP="004F0C76">
      <w:pPr>
        <w:pBdr>
          <w:bottom w:val="single" w:sz="6" w:space="1" w:color="auto"/>
        </w:pBdr>
        <w:rPr>
          <w:sz w:val="24"/>
          <w:szCs w:val="24"/>
        </w:rPr>
      </w:pPr>
      <w:r w:rsidRPr="0071623C">
        <w:rPr>
          <w:sz w:val="24"/>
          <w:szCs w:val="24"/>
        </w:rPr>
        <w:t>Program</w:t>
      </w:r>
      <w:r>
        <w:rPr>
          <w:sz w:val="24"/>
          <w:szCs w:val="24"/>
        </w:rPr>
        <w:t>m</w:t>
      </w:r>
      <w:r w:rsidRPr="0071623C">
        <w:rPr>
          <w:sz w:val="24"/>
          <w:szCs w:val="24"/>
        </w:rPr>
        <w:t xml:space="preserve"> Version:</w:t>
      </w:r>
      <w:r>
        <w:rPr>
          <w:sz w:val="24"/>
          <w:szCs w:val="24"/>
        </w:rPr>
        <w:t xml:space="preserve"> 1.0.0</w:t>
      </w:r>
    </w:p>
    <w:p w14:paraId="6E8BBEEE" w14:textId="77777777" w:rsidR="004F0C76" w:rsidRPr="0071623C" w:rsidRDefault="004F0C76" w:rsidP="004F0C76">
      <w:pPr>
        <w:rPr>
          <w:sz w:val="24"/>
          <w:szCs w:val="24"/>
        </w:rPr>
      </w:pPr>
    </w:p>
    <w:p w14:paraId="0228B204" w14:textId="77777777" w:rsidR="004F0C76" w:rsidRPr="0071623C" w:rsidRDefault="004F0C76" w:rsidP="004F0C76">
      <w:pPr>
        <w:pBdr>
          <w:bottom w:val="single" w:sz="6" w:space="1" w:color="auto"/>
        </w:pBdr>
        <w:rPr>
          <w:sz w:val="24"/>
          <w:szCs w:val="24"/>
        </w:rPr>
      </w:pPr>
      <w:r w:rsidRPr="0071623C">
        <w:rPr>
          <w:sz w:val="24"/>
          <w:szCs w:val="24"/>
        </w:rPr>
        <w:t>Betriebssystem:</w:t>
      </w:r>
      <w:r>
        <w:rPr>
          <w:sz w:val="24"/>
          <w:szCs w:val="24"/>
        </w:rPr>
        <w:t xml:space="preserve">  Android-Version 11</w:t>
      </w:r>
    </w:p>
    <w:p w14:paraId="6E41F92D" w14:textId="77777777" w:rsidR="004F0C76" w:rsidRPr="0071623C" w:rsidRDefault="004F0C76" w:rsidP="004F0C76">
      <w:pPr>
        <w:rPr>
          <w:sz w:val="24"/>
          <w:szCs w:val="24"/>
        </w:rPr>
      </w:pPr>
    </w:p>
    <w:p w14:paraId="74011641" w14:textId="77777777" w:rsidR="004F0C76" w:rsidRPr="0071623C" w:rsidRDefault="004F0C76" w:rsidP="004F0C76">
      <w:pPr>
        <w:pBdr>
          <w:bottom w:val="single" w:sz="6" w:space="1" w:color="auto"/>
        </w:pBdr>
        <w:rPr>
          <w:sz w:val="24"/>
          <w:szCs w:val="24"/>
        </w:rPr>
      </w:pPr>
      <w:r w:rsidRPr="0071623C">
        <w:rPr>
          <w:sz w:val="24"/>
          <w:szCs w:val="24"/>
        </w:rPr>
        <w:t>Datum:</w:t>
      </w:r>
      <w:r>
        <w:rPr>
          <w:sz w:val="24"/>
          <w:szCs w:val="24"/>
        </w:rPr>
        <w:t xml:space="preserve"> 24.2.2022</w:t>
      </w:r>
    </w:p>
    <w:tbl>
      <w:tblPr>
        <w:tblStyle w:val="Tabellenraster"/>
        <w:tblW w:w="0" w:type="auto"/>
        <w:tblLook w:val="04A0" w:firstRow="1" w:lastRow="0" w:firstColumn="1" w:lastColumn="0" w:noHBand="0" w:noVBand="1"/>
      </w:tblPr>
      <w:tblGrid>
        <w:gridCol w:w="3681"/>
        <w:gridCol w:w="3685"/>
        <w:gridCol w:w="1696"/>
      </w:tblGrid>
      <w:tr w:rsidR="004F0C76" w14:paraId="079B16E1" w14:textId="77777777" w:rsidTr="000D7EDB">
        <w:trPr>
          <w:trHeight w:val="228"/>
        </w:trPr>
        <w:tc>
          <w:tcPr>
            <w:tcW w:w="3681" w:type="dxa"/>
          </w:tcPr>
          <w:p w14:paraId="68BFA389" w14:textId="77777777" w:rsidR="004F0C76" w:rsidRDefault="004F0C76" w:rsidP="000D7EDB">
            <w:r>
              <w:t>TESTING</w:t>
            </w:r>
          </w:p>
        </w:tc>
        <w:tc>
          <w:tcPr>
            <w:tcW w:w="3685" w:type="dxa"/>
          </w:tcPr>
          <w:p w14:paraId="1AF1BC94" w14:textId="77777777" w:rsidR="004F0C76" w:rsidRDefault="004F0C76" w:rsidP="000D7EDB">
            <w:r>
              <w:t>ERGEBNISS</w:t>
            </w:r>
          </w:p>
        </w:tc>
        <w:tc>
          <w:tcPr>
            <w:tcW w:w="1696" w:type="dxa"/>
          </w:tcPr>
          <w:p w14:paraId="46DC2C44" w14:textId="77777777" w:rsidR="004F0C76" w:rsidRPr="0071623C" w:rsidRDefault="004F0C76" w:rsidP="000D7EDB">
            <w:r>
              <w:t>BESTANDEN Y/N</w:t>
            </w:r>
          </w:p>
        </w:tc>
      </w:tr>
      <w:tr w:rsidR="004F0C76" w14:paraId="795DF99E" w14:textId="77777777" w:rsidTr="000D7EDB">
        <w:tc>
          <w:tcPr>
            <w:tcW w:w="3681" w:type="dxa"/>
          </w:tcPr>
          <w:p w14:paraId="63C977F9" w14:textId="77777777" w:rsidR="004F0C76" w:rsidRDefault="004F0C76" w:rsidP="000D7EDB">
            <w:r>
              <w:t>Öffnen sie die App</w:t>
            </w:r>
          </w:p>
        </w:tc>
        <w:tc>
          <w:tcPr>
            <w:tcW w:w="3685" w:type="dxa"/>
          </w:tcPr>
          <w:p w14:paraId="430C7B2D" w14:textId="77777777" w:rsidR="004F0C76" w:rsidRDefault="004F0C76" w:rsidP="000D7EDB">
            <w:r>
              <w:t>App öffnet ohne Probleme</w:t>
            </w:r>
          </w:p>
        </w:tc>
        <w:tc>
          <w:tcPr>
            <w:tcW w:w="1696" w:type="dxa"/>
          </w:tcPr>
          <w:p w14:paraId="50DE4084" w14:textId="77777777" w:rsidR="004F0C76" w:rsidRDefault="004F0C76" w:rsidP="000D7EDB">
            <w:pPr>
              <w:pStyle w:val="Listenabsatz"/>
            </w:pPr>
            <w:r>
              <w:t>Y</w:t>
            </w:r>
          </w:p>
        </w:tc>
      </w:tr>
      <w:tr w:rsidR="004F0C76" w14:paraId="5E7DD9C4" w14:textId="77777777" w:rsidTr="000D7EDB">
        <w:trPr>
          <w:trHeight w:val="222"/>
        </w:trPr>
        <w:tc>
          <w:tcPr>
            <w:tcW w:w="3681" w:type="dxa"/>
          </w:tcPr>
          <w:p w14:paraId="253E114B" w14:textId="77777777" w:rsidR="004F0C76" w:rsidRDefault="004F0C76" w:rsidP="000D7EDB">
            <w:r>
              <w:t>Klicken sie auf den «Verbrauchen» Tab</w:t>
            </w:r>
          </w:p>
        </w:tc>
        <w:tc>
          <w:tcPr>
            <w:tcW w:w="3685" w:type="dxa"/>
          </w:tcPr>
          <w:p w14:paraId="592A3D7D" w14:textId="77777777" w:rsidR="004F0C76" w:rsidRDefault="004F0C76" w:rsidP="000D7EDB">
            <w:r>
              <w:t>Die Unterseite «Verbrauchen» öffnet sich.</w:t>
            </w:r>
          </w:p>
        </w:tc>
        <w:tc>
          <w:tcPr>
            <w:tcW w:w="1696" w:type="dxa"/>
          </w:tcPr>
          <w:p w14:paraId="4485DD0B" w14:textId="77777777" w:rsidR="004F0C76" w:rsidRDefault="004F0C76" w:rsidP="000D7EDB">
            <w:pPr>
              <w:pStyle w:val="Listenabsatz"/>
            </w:pPr>
            <w:r>
              <w:t>Y</w:t>
            </w:r>
          </w:p>
        </w:tc>
      </w:tr>
      <w:tr w:rsidR="004F0C76" w14:paraId="509180CD" w14:textId="77777777" w:rsidTr="000D7EDB">
        <w:tc>
          <w:tcPr>
            <w:tcW w:w="3681" w:type="dxa"/>
          </w:tcPr>
          <w:p w14:paraId="1D182E30" w14:textId="77777777" w:rsidR="004F0C76" w:rsidRDefault="004F0C76" w:rsidP="000D7EDB">
            <w:r>
              <w:t>Klicken sie auf den «Übersicht» Tab</w:t>
            </w:r>
          </w:p>
        </w:tc>
        <w:tc>
          <w:tcPr>
            <w:tcW w:w="3685" w:type="dxa"/>
          </w:tcPr>
          <w:p w14:paraId="43B0B630" w14:textId="77777777" w:rsidR="004F0C76" w:rsidRDefault="004F0C76" w:rsidP="000D7EDB">
            <w:r>
              <w:t>Die Unterseite «Übersicht» öffnet sich.</w:t>
            </w:r>
          </w:p>
        </w:tc>
        <w:tc>
          <w:tcPr>
            <w:tcW w:w="1696" w:type="dxa"/>
          </w:tcPr>
          <w:p w14:paraId="6D4A259A" w14:textId="77777777" w:rsidR="004F0C76" w:rsidRDefault="004F0C76" w:rsidP="000D7EDB">
            <w:pPr>
              <w:pStyle w:val="Listenabsatz"/>
            </w:pPr>
            <w:r>
              <w:t>Y</w:t>
            </w:r>
          </w:p>
        </w:tc>
      </w:tr>
      <w:tr w:rsidR="004F0C76" w14:paraId="3E4FD186" w14:textId="77777777" w:rsidTr="000D7EDB">
        <w:tc>
          <w:tcPr>
            <w:tcW w:w="3681" w:type="dxa"/>
          </w:tcPr>
          <w:p w14:paraId="79071C0D" w14:textId="77777777" w:rsidR="004F0C76" w:rsidRDefault="004F0C76" w:rsidP="000D7EDB">
            <w:r>
              <w:t>Klicken sie auf den «Verwalten» Tab</w:t>
            </w:r>
          </w:p>
        </w:tc>
        <w:tc>
          <w:tcPr>
            <w:tcW w:w="3685" w:type="dxa"/>
          </w:tcPr>
          <w:p w14:paraId="20CC07ED" w14:textId="77777777" w:rsidR="004F0C76" w:rsidRDefault="004F0C76" w:rsidP="000D7EDB">
            <w:r>
              <w:t>Die Unterseite «Verwalten (hinzufügen)» öffnet sich.</w:t>
            </w:r>
          </w:p>
        </w:tc>
        <w:tc>
          <w:tcPr>
            <w:tcW w:w="1696" w:type="dxa"/>
          </w:tcPr>
          <w:p w14:paraId="4E58C379" w14:textId="77777777" w:rsidR="004F0C76" w:rsidRDefault="004F0C76" w:rsidP="000D7EDB">
            <w:pPr>
              <w:pStyle w:val="Listenabsatz"/>
            </w:pPr>
            <w:r>
              <w:t>Y</w:t>
            </w:r>
          </w:p>
        </w:tc>
      </w:tr>
      <w:tr w:rsidR="004F0C76" w14:paraId="0C212DFA" w14:textId="77777777" w:rsidTr="000D7EDB">
        <w:tc>
          <w:tcPr>
            <w:tcW w:w="3681" w:type="dxa"/>
          </w:tcPr>
          <w:p w14:paraId="1725CFFC" w14:textId="703C354F" w:rsidR="004F0C76" w:rsidRDefault="004F0C76" w:rsidP="000D7EDB">
            <w:r>
              <w:lastRenderedPageBreak/>
              <w:t xml:space="preserve">Klicken </w:t>
            </w:r>
            <w:r w:rsidR="00275DCF">
              <w:t>S</w:t>
            </w:r>
            <w:r>
              <w:t>ie auf den «Verwalten» Tab und anschliessend auf den «Bearbeiten» Tab</w:t>
            </w:r>
          </w:p>
        </w:tc>
        <w:tc>
          <w:tcPr>
            <w:tcW w:w="3685" w:type="dxa"/>
          </w:tcPr>
          <w:p w14:paraId="2BCB895A" w14:textId="688D67C7" w:rsidR="00EB40B2" w:rsidRDefault="00EB40B2" w:rsidP="000D7EDB">
            <w:r>
              <w:t>Die Unterseite unter «Verwaltung» namens «Bearbeiten» öffnet sich.</w:t>
            </w:r>
            <w:r>
              <w:br/>
              <w:t xml:space="preserve">(Error: «ERROR PROCESSING SQL: </w:t>
            </w:r>
            <w:proofErr w:type="spellStart"/>
            <w:r>
              <w:t>undefinded</w:t>
            </w:r>
            <w:proofErr w:type="spellEnd"/>
            <w:r>
              <w:t>», aber es öffnet sich trotzdem)</w:t>
            </w:r>
          </w:p>
          <w:p w14:paraId="20A8A2E8" w14:textId="17636D8F" w:rsidR="004F0C76" w:rsidRDefault="004F0C76" w:rsidP="000D7EDB"/>
        </w:tc>
        <w:tc>
          <w:tcPr>
            <w:tcW w:w="1696" w:type="dxa"/>
          </w:tcPr>
          <w:p w14:paraId="69E5B4FE" w14:textId="77777777" w:rsidR="004F0C76" w:rsidRDefault="004F0C76" w:rsidP="000D7EDB">
            <w:pPr>
              <w:pStyle w:val="Listenabsatz"/>
            </w:pPr>
            <w:r>
              <w:t>N</w:t>
            </w:r>
          </w:p>
          <w:p w14:paraId="007E6624" w14:textId="35968128" w:rsidR="00EB40B2" w:rsidRDefault="00EB40B2" w:rsidP="000D7EDB">
            <w:pPr>
              <w:pStyle w:val="Listenabsatz"/>
            </w:pPr>
          </w:p>
        </w:tc>
      </w:tr>
      <w:tr w:rsidR="004F0C76" w14:paraId="7615224F" w14:textId="77777777" w:rsidTr="000D7EDB">
        <w:tc>
          <w:tcPr>
            <w:tcW w:w="3681" w:type="dxa"/>
          </w:tcPr>
          <w:p w14:paraId="6FED7A74" w14:textId="6F5EA4F4" w:rsidR="004F0C76" w:rsidRDefault="004F0C76" w:rsidP="000D7EDB">
            <w:proofErr w:type="spellStart"/>
            <w:r>
              <w:t>Klicken</w:t>
            </w:r>
            <w:r w:rsidR="00275DCF">
              <w:t>Sie</w:t>
            </w:r>
            <w:proofErr w:type="spellEnd"/>
            <w:r>
              <w:t xml:space="preserve"> auf den «Verwalten» Tab und anschliessend auf den «Hinzufügen» Tab</w:t>
            </w:r>
          </w:p>
        </w:tc>
        <w:tc>
          <w:tcPr>
            <w:tcW w:w="3685" w:type="dxa"/>
          </w:tcPr>
          <w:p w14:paraId="047FA70C" w14:textId="77777777" w:rsidR="004F0C76" w:rsidRDefault="004F0C76" w:rsidP="000D7EDB">
            <w:r>
              <w:t>Die Unterseite unter «Verwaltung» namens «Hinzufügen» öffnet sich.</w:t>
            </w:r>
          </w:p>
        </w:tc>
        <w:tc>
          <w:tcPr>
            <w:tcW w:w="1696" w:type="dxa"/>
          </w:tcPr>
          <w:p w14:paraId="30382CA2" w14:textId="77777777" w:rsidR="004F0C76" w:rsidRDefault="004F0C76" w:rsidP="000D7EDB">
            <w:pPr>
              <w:pStyle w:val="Listenabsatz"/>
            </w:pPr>
            <w:r>
              <w:t>Y</w:t>
            </w:r>
          </w:p>
        </w:tc>
      </w:tr>
      <w:tr w:rsidR="004F0C76" w14:paraId="6C2174C4" w14:textId="77777777" w:rsidTr="000D7EDB">
        <w:tc>
          <w:tcPr>
            <w:tcW w:w="3681" w:type="dxa"/>
          </w:tcPr>
          <w:p w14:paraId="23D21A46" w14:textId="77777777" w:rsidR="004F0C76" w:rsidRDefault="004F0C76" w:rsidP="000D7EDB">
            <w:r>
              <w:t>Klicken sie auf den «Verwalten» Tab und anschliessend auf den «Löschen» Tab</w:t>
            </w:r>
          </w:p>
        </w:tc>
        <w:tc>
          <w:tcPr>
            <w:tcW w:w="3685" w:type="dxa"/>
          </w:tcPr>
          <w:p w14:paraId="4E46C6B8" w14:textId="77777777" w:rsidR="004F0C76" w:rsidRDefault="004F0C76" w:rsidP="000D7EDB">
            <w:r>
              <w:t>Die Unterseite unter «Verwaltung» namens «Löschen» öffnet sich.</w:t>
            </w:r>
          </w:p>
        </w:tc>
        <w:tc>
          <w:tcPr>
            <w:tcW w:w="1696" w:type="dxa"/>
          </w:tcPr>
          <w:p w14:paraId="0C427224" w14:textId="77777777" w:rsidR="004F0C76" w:rsidRDefault="004F0C76" w:rsidP="000D7EDB">
            <w:pPr>
              <w:pStyle w:val="Listenabsatz"/>
            </w:pPr>
            <w:r>
              <w:t>Y</w:t>
            </w:r>
          </w:p>
        </w:tc>
      </w:tr>
      <w:tr w:rsidR="004F0C76" w14:paraId="64E90E83" w14:textId="77777777" w:rsidTr="000D7EDB">
        <w:tc>
          <w:tcPr>
            <w:tcW w:w="3681" w:type="dxa"/>
          </w:tcPr>
          <w:p w14:paraId="5A896B0D" w14:textId="04CE9A30" w:rsidR="004F0C76" w:rsidRDefault="004F0C76" w:rsidP="000D7EDB">
            <w:r>
              <w:t xml:space="preserve">Klicken </w:t>
            </w:r>
            <w:r w:rsidR="00275DCF">
              <w:t>S</w:t>
            </w:r>
            <w:r>
              <w:t xml:space="preserve">ie im «Verwalten» Tab auf «Hinzufügen». Anschliessend klicken </w:t>
            </w:r>
            <w:r w:rsidR="00275DCF">
              <w:t>S</w:t>
            </w:r>
            <w:r>
              <w:t xml:space="preserve">ie auf die Dropdownliste und wählen «neue Kategorie» </w:t>
            </w:r>
          </w:p>
        </w:tc>
        <w:tc>
          <w:tcPr>
            <w:tcW w:w="3685" w:type="dxa"/>
          </w:tcPr>
          <w:p w14:paraId="64DCC8A2" w14:textId="7BADD0C4" w:rsidR="004F0C76" w:rsidRDefault="004F0C76" w:rsidP="000D7EDB">
            <w:r>
              <w:t xml:space="preserve">Der Tab «Verwalten -&gt; Hinzufügen» ändert sich und zeigt </w:t>
            </w:r>
            <w:r w:rsidR="00275DCF">
              <w:t>ein</w:t>
            </w:r>
            <w:r>
              <w:t xml:space="preserve"> Eingabefeld mit dem Titel «</w:t>
            </w:r>
            <w:proofErr w:type="spellStart"/>
            <w:r w:rsidRPr="0004003E">
              <w:t>Kategoriename</w:t>
            </w:r>
            <w:proofErr w:type="spellEnd"/>
            <w:r>
              <w:t>», der Dropdownliste darüber und einem Button mit der Beschriftung «Hinzufügen» an</w:t>
            </w:r>
          </w:p>
        </w:tc>
        <w:tc>
          <w:tcPr>
            <w:tcW w:w="1696" w:type="dxa"/>
          </w:tcPr>
          <w:p w14:paraId="0509D2CF" w14:textId="77777777" w:rsidR="004F0C76" w:rsidRDefault="004F0C76" w:rsidP="000D7EDB">
            <w:pPr>
              <w:pStyle w:val="Listenabsatz"/>
            </w:pPr>
            <w:r>
              <w:t>Y</w:t>
            </w:r>
          </w:p>
        </w:tc>
      </w:tr>
      <w:tr w:rsidR="004F0C76" w14:paraId="3E08053D" w14:textId="77777777" w:rsidTr="000D7EDB">
        <w:tc>
          <w:tcPr>
            <w:tcW w:w="3681" w:type="dxa"/>
          </w:tcPr>
          <w:p w14:paraId="5BDEA416" w14:textId="5FC0E688" w:rsidR="004F0C76" w:rsidRDefault="004F0C76" w:rsidP="000D7EDB">
            <w:r>
              <w:t xml:space="preserve">Klicken </w:t>
            </w:r>
            <w:r w:rsidR="00275DCF">
              <w:t>S</w:t>
            </w:r>
            <w:r>
              <w:t xml:space="preserve">ie im «Verwalten» Tab auf «Hinzufügen». Anschliessend </w:t>
            </w:r>
            <w:r w:rsidR="00275DCF">
              <w:t>k</w:t>
            </w:r>
            <w:r>
              <w:t xml:space="preserve">licken </w:t>
            </w:r>
            <w:r w:rsidR="00275DCF">
              <w:t>S</w:t>
            </w:r>
            <w:r>
              <w:t xml:space="preserve">ie auf die Dropdownliste und wählen «neue Kategorie». Nun geben </w:t>
            </w:r>
            <w:r w:rsidR="00275DCF">
              <w:t>S</w:t>
            </w:r>
            <w:r>
              <w:t>ie im Eingabefeld «</w:t>
            </w:r>
            <w:proofErr w:type="spellStart"/>
            <w:r>
              <w:t>Kategoriename</w:t>
            </w:r>
            <w:proofErr w:type="spellEnd"/>
            <w:r>
              <w:t xml:space="preserve">» «Fisch» ein und klicken auf hinzufügen. </w:t>
            </w:r>
          </w:p>
        </w:tc>
        <w:tc>
          <w:tcPr>
            <w:tcW w:w="3685" w:type="dxa"/>
          </w:tcPr>
          <w:p w14:paraId="0749BA6F" w14:textId="77777777" w:rsidR="004F0C76" w:rsidRDefault="004F0C76" w:rsidP="000D7EDB">
            <w:r>
              <w:t>Wenn sie nun wieder auf die Dropdownliste klicken sollte eine der Auswahl Möglichkeiten «Fisch» sein.</w:t>
            </w:r>
          </w:p>
        </w:tc>
        <w:tc>
          <w:tcPr>
            <w:tcW w:w="1696" w:type="dxa"/>
          </w:tcPr>
          <w:p w14:paraId="3281F104" w14:textId="77777777" w:rsidR="004F0C76" w:rsidRDefault="004F0C76" w:rsidP="000D7EDB">
            <w:pPr>
              <w:pStyle w:val="Listenabsatz"/>
            </w:pPr>
            <w:r>
              <w:t>Y</w:t>
            </w:r>
          </w:p>
        </w:tc>
      </w:tr>
      <w:tr w:rsidR="004F0C76" w14:paraId="69523F48" w14:textId="77777777" w:rsidTr="000D7EDB">
        <w:tc>
          <w:tcPr>
            <w:tcW w:w="3681" w:type="dxa"/>
          </w:tcPr>
          <w:p w14:paraId="54BDC662" w14:textId="18FC12BD" w:rsidR="004F0C76" w:rsidRDefault="004F0C76" w:rsidP="000D7EDB">
            <w:r>
              <w:t xml:space="preserve">Klicken </w:t>
            </w:r>
            <w:r w:rsidR="00275DCF">
              <w:t>S</w:t>
            </w:r>
            <w:r>
              <w:t>ie im «Verwalten» Tab auf «Hinzufügen». Anschliessend Klicken sie auf die Dropdownliste und wählen «Fisch» aus. Klicken Sie nun auf Hinzufügen.</w:t>
            </w:r>
          </w:p>
        </w:tc>
        <w:tc>
          <w:tcPr>
            <w:tcW w:w="3685" w:type="dxa"/>
          </w:tcPr>
          <w:p w14:paraId="0F70738C" w14:textId="77777777" w:rsidR="004F0C76" w:rsidRDefault="004F0C76" w:rsidP="000D7EDB">
            <w:r>
              <w:t>Die App gibt einen «Alert» ab, welcher den Nutzer dazu auffordert einen «Namen» einzugeben.</w:t>
            </w:r>
          </w:p>
        </w:tc>
        <w:tc>
          <w:tcPr>
            <w:tcW w:w="1696" w:type="dxa"/>
          </w:tcPr>
          <w:p w14:paraId="680D8272" w14:textId="77777777" w:rsidR="004F0C76" w:rsidRDefault="004F0C76" w:rsidP="000D7EDB">
            <w:pPr>
              <w:pStyle w:val="Listenabsatz"/>
            </w:pPr>
            <w:r>
              <w:t>Y</w:t>
            </w:r>
          </w:p>
        </w:tc>
      </w:tr>
      <w:tr w:rsidR="004F0C76" w14:paraId="28587A40" w14:textId="77777777" w:rsidTr="000D7EDB">
        <w:tc>
          <w:tcPr>
            <w:tcW w:w="3681" w:type="dxa"/>
          </w:tcPr>
          <w:p w14:paraId="13528E44" w14:textId="282698FB" w:rsidR="004F0C76" w:rsidRDefault="004F0C76" w:rsidP="000D7EDB">
            <w:r>
              <w:t xml:space="preserve">Klicken </w:t>
            </w:r>
            <w:r w:rsidR="00275DCF">
              <w:t>S</w:t>
            </w:r>
            <w:r>
              <w:t xml:space="preserve">ie im «Verwalten» Tab auf «Hinzufügen». Anschliessend </w:t>
            </w:r>
            <w:r w:rsidR="00275DCF">
              <w:t>k</w:t>
            </w:r>
            <w:r>
              <w:t xml:space="preserve">licken </w:t>
            </w:r>
            <w:r w:rsidR="00275DCF">
              <w:t>S</w:t>
            </w:r>
            <w:r>
              <w:t xml:space="preserve">ie auf die Dropdownliste und wählen «Fisch» aus. Geben </w:t>
            </w:r>
            <w:r w:rsidR="00275DCF">
              <w:t>S</w:t>
            </w:r>
            <w:r>
              <w:t>ie Im Eingabefeld «Name» «Fischstäbchen» ein. Klicken Sie nun auf Hinzufügen.</w:t>
            </w:r>
          </w:p>
        </w:tc>
        <w:tc>
          <w:tcPr>
            <w:tcW w:w="3685" w:type="dxa"/>
          </w:tcPr>
          <w:p w14:paraId="612889C3" w14:textId="77777777" w:rsidR="004F0C76" w:rsidRDefault="004F0C76" w:rsidP="000D7EDB">
            <w:r>
              <w:t>Die App gibt einen «Alert» ab, welcher den Nutzer dazu auffordert eine «Anzahl» einzugeben.</w:t>
            </w:r>
          </w:p>
        </w:tc>
        <w:tc>
          <w:tcPr>
            <w:tcW w:w="1696" w:type="dxa"/>
          </w:tcPr>
          <w:p w14:paraId="6B39ED7B" w14:textId="77777777" w:rsidR="004F0C76" w:rsidRDefault="004F0C76" w:rsidP="000D7EDB">
            <w:pPr>
              <w:pStyle w:val="Listenabsatz"/>
            </w:pPr>
            <w:r>
              <w:t>y</w:t>
            </w:r>
          </w:p>
        </w:tc>
      </w:tr>
      <w:tr w:rsidR="004F0C76" w14:paraId="321AC712" w14:textId="77777777" w:rsidTr="000D7EDB">
        <w:tc>
          <w:tcPr>
            <w:tcW w:w="3681" w:type="dxa"/>
          </w:tcPr>
          <w:p w14:paraId="6556B8BF" w14:textId="7F43ADAE" w:rsidR="004F0C76" w:rsidRDefault="004F0C76" w:rsidP="000D7EDB">
            <w:r>
              <w:t xml:space="preserve">Klicken sie im «Verwalten» Tab auf «Hinzufügen». Anschliessend </w:t>
            </w:r>
            <w:r w:rsidR="00275DCF">
              <w:t>k</w:t>
            </w:r>
            <w:r>
              <w:t xml:space="preserve">licken </w:t>
            </w:r>
            <w:r w:rsidR="00275DCF">
              <w:t>S</w:t>
            </w:r>
            <w:r>
              <w:t xml:space="preserve">ie auf die Dropdownliste und wählen «Fisch» aus. Geben </w:t>
            </w:r>
            <w:r w:rsidR="00275DCF">
              <w:t>S</w:t>
            </w:r>
            <w:r>
              <w:t>ie Im Eingabefeld «Name» «Fischstäbchen» und im Feld «Anzahl» «2» ein. Klicken Sie nun auf Hinzufügen.</w:t>
            </w:r>
          </w:p>
        </w:tc>
        <w:tc>
          <w:tcPr>
            <w:tcW w:w="3685" w:type="dxa"/>
          </w:tcPr>
          <w:p w14:paraId="4AFA6CE0" w14:textId="3BBFE776" w:rsidR="004F0C76" w:rsidRDefault="004F0C76" w:rsidP="000D7EDB">
            <w:r>
              <w:t>Die App gibt einen «Alert» ab, welcher den Nutzer dazu auffordert</w:t>
            </w:r>
            <w:r w:rsidR="00275DCF">
              <w:t>,</w:t>
            </w:r>
            <w:r>
              <w:t xml:space="preserve"> ein «Ablaufdatum» einzugeben.</w:t>
            </w:r>
          </w:p>
        </w:tc>
        <w:tc>
          <w:tcPr>
            <w:tcW w:w="1696" w:type="dxa"/>
          </w:tcPr>
          <w:p w14:paraId="042FA006" w14:textId="77777777" w:rsidR="004F0C76" w:rsidRDefault="004F0C76" w:rsidP="000D7EDB">
            <w:pPr>
              <w:pStyle w:val="Listenabsatz"/>
            </w:pPr>
            <w:r>
              <w:t>Y</w:t>
            </w:r>
          </w:p>
        </w:tc>
      </w:tr>
      <w:tr w:rsidR="004F0C76" w14:paraId="344F0FE8" w14:textId="77777777" w:rsidTr="000D7EDB">
        <w:tc>
          <w:tcPr>
            <w:tcW w:w="3681" w:type="dxa"/>
          </w:tcPr>
          <w:p w14:paraId="4853BC8E" w14:textId="32A61D3F" w:rsidR="004F0C76" w:rsidRDefault="004F0C76" w:rsidP="000D7EDB">
            <w:r>
              <w:t xml:space="preserve">Klicken </w:t>
            </w:r>
            <w:r w:rsidR="00275DCF">
              <w:t>S</w:t>
            </w:r>
            <w:r>
              <w:t xml:space="preserve">ie im «Verwalten» Tab auf «Hinzufügen». Anschliessend </w:t>
            </w:r>
            <w:r w:rsidR="00275DCF">
              <w:t>k</w:t>
            </w:r>
            <w:r>
              <w:t xml:space="preserve">licken </w:t>
            </w:r>
            <w:r w:rsidR="00275DCF">
              <w:t>S</w:t>
            </w:r>
            <w:r>
              <w:t xml:space="preserve">ie auf die Dropdownliste und wählen «Fisch» aus. Geben </w:t>
            </w:r>
            <w:r w:rsidR="00275DCF">
              <w:t>S</w:t>
            </w:r>
            <w:r>
              <w:t xml:space="preserve">ie Im Eingabefeld «Name» «Fischstäbchen», im Feld «Anzahl» «2» und wählen </w:t>
            </w:r>
            <w:r w:rsidR="00275DCF">
              <w:t>S</w:t>
            </w:r>
            <w:r>
              <w:t xml:space="preserve">ie ein Ablaufdatum aus, indem </w:t>
            </w:r>
            <w:r w:rsidR="00275DCF">
              <w:t>S</w:t>
            </w:r>
            <w:r>
              <w:t>ie auf das Feld klicken ein. Klicken Sie nun auf Hinzufügen.</w:t>
            </w:r>
          </w:p>
        </w:tc>
        <w:tc>
          <w:tcPr>
            <w:tcW w:w="3685" w:type="dxa"/>
          </w:tcPr>
          <w:p w14:paraId="4F756435" w14:textId="77777777" w:rsidR="004F0C76" w:rsidRDefault="004F0C76" w:rsidP="000D7EDB">
            <w:r>
              <w:t>Es sollte ein Alert erscheinen welcher Bestätigt das es hinzugefügt wurde. Ebenso sollte in der Tabelle auf der gleichen Seite nun der gerade hinzugefügte Artikel erscheinen.</w:t>
            </w:r>
          </w:p>
        </w:tc>
        <w:tc>
          <w:tcPr>
            <w:tcW w:w="1696" w:type="dxa"/>
          </w:tcPr>
          <w:p w14:paraId="6592302D" w14:textId="77777777" w:rsidR="004F0C76" w:rsidRDefault="004F0C76" w:rsidP="000D7EDB">
            <w:pPr>
              <w:pStyle w:val="Listenabsatz"/>
            </w:pPr>
            <w:r>
              <w:t>Y</w:t>
            </w:r>
          </w:p>
        </w:tc>
      </w:tr>
      <w:tr w:rsidR="004F0C76" w14:paraId="69DBF4E4" w14:textId="77777777" w:rsidTr="000D7EDB">
        <w:tc>
          <w:tcPr>
            <w:tcW w:w="3681" w:type="dxa"/>
          </w:tcPr>
          <w:p w14:paraId="5821FDCA" w14:textId="5AD4D22E" w:rsidR="004F0C76" w:rsidRDefault="004F0C76" w:rsidP="000D7EDB">
            <w:r>
              <w:lastRenderedPageBreak/>
              <w:t xml:space="preserve">Klicken </w:t>
            </w:r>
            <w:r w:rsidR="00936A30">
              <w:t>S</w:t>
            </w:r>
            <w:r>
              <w:t xml:space="preserve">ie im «Verwalten» Tab auf «Hinzufügen». Anschliessend </w:t>
            </w:r>
            <w:r w:rsidR="00936A30">
              <w:t>k</w:t>
            </w:r>
            <w:r>
              <w:t xml:space="preserve">licken </w:t>
            </w:r>
            <w:r w:rsidR="00936A30">
              <w:t>S</w:t>
            </w:r>
            <w:r>
              <w:t xml:space="preserve">ie auf die Dropdownliste und wählen «Fisch» aus. Geben sie Im Eingabefeld «Name» «Backfisch», im Feld «Anzahl» «2» und wählen </w:t>
            </w:r>
            <w:r w:rsidR="00936A30">
              <w:t>S</w:t>
            </w:r>
            <w:r>
              <w:t xml:space="preserve">ie ein Ablaufdatum aus, indem </w:t>
            </w:r>
            <w:r w:rsidR="00936A30">
              <w:t>S</w:t>
            </w:r>
            <w:r>
              <w:t>ie auf das Feld klicken ein. Klicken Sie nun auf Hinzufügen.</w:t>
            </w:r>
          </w:p>
        </w:tc>
        <w:tc>
          <w:tcPr>
            <w:tcW w:w="3685" w:type="dxa"/>
          </w:tcPr>
          <w:p w14:paraId="2B12054D" w14:textId="69B9525B" w:rsidR="004F0C76" w:rsidRDefault="004F0C76" w:rsidP="000D7EDB">
            <w:r>
              <w:t>Es sollte ein Alert erscheinen</w:t>
            </w:r>
            <w:r w:rsidR="00936A30">
              <w:t>,</w:t>
            </w:r>
            <w:r>
              <w:t xml:space="preserve"> welcher </w:t>
            </w:r>
            <w:r w:rsidR="00936A30">
              <w:t>b</w:t>
            </w:r>
            <w:r>
              <w:t>estätigt</w:t>
            </w:r>
            <w:r w:rsidR="00936A30">
              <w:t>,</w:t>
            </w:r>
            <w:r>
              <w:t xml:space="preserve"> das</w:t>
            </w:r>
            <w:r w:rsidR="00936A30">
              <w:t>s</w:t>
            </w:r>
            <w:r>
              <w:t xml:space="preserve"> es hinzugefügt wurde. Ebenso sollte in der Tabelle auf der gleichen Seite nun der gerade hinzugefügte Artikel erscheinen.</w:t>
            </w:r>
          </w:p>
        </w:tc>
        <w:tc>
          <w:tcPr>
            <w:tcW w:w="1696" w:type="dxa"/>
          </w:tcPr>
          <w:p w14:paraId="6D62296C" w14:textId="77777777" w:rsidR="004F0C76" w:rsidRDefault="004F0C76" w:rsidP="000D7EDB">
            <w:pPr>
              <w:pStyle w:val="Listenabsatz"/>
            </w:pPr>
            <w:r>
              <w:t>Y</w:t>
            </w:r>
          </w:p>
        </w:tc>
      </w:tr>
      <w:tr w:rsidR="004F0C76" w14:paraId="7F508031" w14:textId="77777777" w:rsidTr="000D7EDB">
        <w:tc>
          <w:tcPr>
            <w:tcW w:w="3681" w:type="dxa"/>
          </w:tcPr>
          <w:p w14:paraId="364EB4F5" w14:textId="130134BC" w:rsidR="004F0C76" w:rsidRDefault="004F0C76" w:rsidP="000D7EDB">
            <w:r>
              <w:t xml:space="preserve">Klicken sie im «Verwalten» Tab auf «Bearbeiten». Anschliessend </w:t>
            </w:r>
            <w:r w:rsidR="001E6128">
              <w:t>k</w:t>
            </w:r>
            <w:r>
              <w:t xml:space="preserve">licken </w:t>
            </w:r>
            <w:r w:rsidR="001E6128">
              <w:t>S</w:t>
            </w:r>
            <w:r>
              <w:t xml:space="preserve">ie auf die Dropdownliste und wählen «Fischstäbchen vom …» aus. </w:t>
            </w:r>
          </w:p>
        </w:tc>
        <w:tc>
          <w:tcPr>
            <w:tcW w:w="3685" w:type="dxa"/>
          </w:tcPr>
          <w:p w14:paraId="0480E496" w14:textId="77777777" w:rsidR="004F0C76" w:rsidRDefault="004F0C76" w:rsidP="000D7EDB">
            <w:r>
              <w:t>Die Eingabefelder unterhalb der Dropdownliste sollten sich mit den Daten des Produktes füllen.</w:t>
            </w:r>
          </w:p>
        </w:tc>
        <w:tc>
          <w:tcPr>
            <w:tcW w:w="1696" w:type="dxa"/>
          </w:tcPr>
          <w:p w14:paraId="5FCE1034" w14:textId="77777777" w:rsidR="004F0C76" w:rsidRDefault="004F0C76" w:rsidP="000D7EDB">
            <w:pPr>
              <w:pStyle w:val="Listenabsatz"/>
            </w:pPr>
            <w:r>
              <w:t>y</w:t>
            </w:r>
          </w:p>
        </w:tc>
      </w:tr>
      <w:tr w:rsidR="004F0C76" w14:paraId="5141F9B6" w14:textId="77777777" w:rsidTr="000D7EDB">
        <w:tc>
          <w:tcPr>
            <w:tcW w:w="3681" w:type="dxa"/>
          </w:tcPr>
          <w:p w14:paraId="4E52C7D1" w14:textId="61174BFE" w:rsidR="004F0C76" w:rsidRDefault="004F0C76" w:rsidP="000D7EDB">
            <w:r>
              <w:t xml:space="preserve">Klicken </w:t>
            </w:r>
            <w:r w:rsidR="001E6128">
              <w:t>S</w:t>
            </w:r>
            <w:r>
              <w:t xml:space="preserve">ie im «Verwalten» Tab auf «Bearbeiten». Anschliessend </w:t>
            </w:r>
            <w:r w:rsidR="001E6128">
              <w:t>k</w:t>
            </w:r>
            <w:r>
              <w:t xml:space="preserve">licken </w:t>
            </w:r>
            <w:r w:rsidR="001E6128">
              <w:t>S</w:t>
            </w:r>
            <w:r>
              <w:t>ie auf die Dropdownliste und wählen «Fischstäbchen vom …» aus.</w:t>
            </w:r>
          </w:p>
        </w:tc>
        <w:tc>
          <w:tcPr>
            <w:tcW w:w="3685" w:type="dxa"/>
          </w:tcPr>
          <w:p w14:paraId="58C88C0B" w14:textId="77777777" w:rsidR="004F0C76" w:rsidRDefault="004F0C76" w:rsidP="000D7EDB">
            <w:r>
              <w:t>Die Eingabefelder unterhalb der Dropdownliste sollten sich von den Daten der «Fischstäbchen» zu den Daten des «Backfischs» ändern.</w:t>
            </w:r>
          </w:p>
        </w:tc>
        <w:tc>
          <w:tcPr>
            <w:tcW w:w="1696" w:type="dxa"/>
          </w:tcPr>
          <w:p w14:paraId="20B16A26" w14:textId="77777777" w:rsidR="004F0C76" w:rsidRDefault="004F0C76" w:rsidP="000D7EDB">
            <w:pPr>
              <w:pStyle w:val="Listenabsatz"/>
            </w:pPr>
            <w:r>
              <w:t>y</w:t>
            </w:r>
          </w:p>
        </w:tc>
      </w:tr>
      <w:tr w:rsidR="004F0C76" w14:paraId="26C1ED20" w14:textId="77777777" w:rsidTr="000D7EDB">
        <w:tc>
          <w:tcPr>
            <w:tcW w:w="3681" w:type="dxa"/>
          </w:tcPr>
          <w:p w14:paraId="6B15A703" w14:textId="3FF8D886" w:rsidR="004F0C76" w:rsidRDefault="004F0C76" w:rsidP="000D7EDB">
            <w:r>
              <w:t xml:space="preserve">Klicken </w:t>
            </w:r>
            <w:r w:rsidR="001E6128">
              <w:t>S</w:t>
            </w:r>
            <w:r>
              <w:t xml:space="preserve">ie im «Verwalten» Tab auf «Bearbeiten». Anschliessend </w:t>
            </w:r>
            <w:r w:rsidR="001E6128">
              <w:t>k</w:t>
            </w:r>
            <w:r>
              <w:t xml:space="preserve">licken </w:t>
            </w:r>
            <w:r w:rsidR="001E6128">
              <w:t>S</w:t>
            </w:r>
            <w:r>
              <w:t xml:space="preserve">ie auf die Dropdownliste und wählen «Fischstäbchen vom …» aus. Anschliessend ändern </w:t>
            </w:r>
            <w:r w:rsidR="001E6128">
              <w:t>S</w:t>
            </w:r>
            <w:r>
              <w:t>ie den Namen des Artikels im Eingabefeld «Name» zu «Iglo Fischstäbchen». Klicke</w:t>
            </w:r>
            <w:r w:rsidR="001E6128">
              <w:t>n</w:t>
            </w:r>
            <w:r>
              <w:t xml:space="preserve"> Sie nun auf </w:t>
            </w:r>
            <w:r w:rsidR="001E6128">
              <w:t>«</w:t>
            </w:r>
            <w:r>
              <w:t>Speichern</w:t>
            </w:r>
            <w:r w:rsidR="001E6128">
              <w:t>»</w:t>
            </w:r>
            <w:r>
              <w:t>.</w:t>
            </w:r>
          </w:p>
        </w:tc>
        <w:tc>
          <w:tcPr>
            <w:tcW w:w="3685" w:type="dxa"/>
          </w:tcPr>
          <w:p w14:paraId="38B50D82" w14:textId="681E769E" w:rsidR="004F0C76" w:rsidRDefault="004F0C76" w:rsidP="000D7EDB">
            <w:r>
              <w:t xml:space="preserve">In der Tabelle unterhalb der Eingabefelder sollte sich der Name des Produktes auf </w:t>
            </w:r>
            <w:r w:rsidR="00AB76F0">
              <w:t xml:space="preserve">«Iglo Fischstäbchen». </w:t>
            </w:r>
            <w:r>
              <w:t>ändern.</w:t>
            </w:r>
          </w:p>
        </w:tc>
        <w:tc>
          <w:tcPr>
            <w:tcW w:w="1696" w:type="dxa"/>
          </w:tcPr>
          <w:p w14:paraId="14D411F7" w14:textId="77777777" w:rsidR="004F0C76" w:rsidRDefault="004F0C76" w:rsidP="000D7EDB">
            <w:pPr>
              <w:pStyle w:val="Listenabsatz"/>
            </w:pPr>
            <w:r>
              <w:t>Y</w:t>
            </w:r>
          </w:p>
        </w:tc>
      </w:tr>
      <w:tr w:rsidR="004F0C76" w14:paraId="75550DF3" w14:textId="77777777" w:rsidTr="000D7EDB">
        <w:tc>
          <w:tcPr>
            <w:tcW w:w="3681" w:type="dxa"/>
          </w:tcPr>
          <w:p w14:paraId="78B2A788" w14:textId="4C797C28" w:rsidR="004F0C76" w:rsidRDefault="004F0C76" w:rsidP="000D7EDB">
            <w:r>
              <w:t xml:space="preserve">Klicken </w:t>
            </w:r>
            <w:r w:rsidR="00AB76F0">
              <w:t>S</w:t>
            </w:r>
            <w:r>
              <w:t xml:space="preserve">ie im «Verwalten» Tab auf «Bearbeiten». Anschliessend </w:t>
            </w:r>
            <w:r w:rsidR="00AB76F0">
              <w:t>k</w:t>
            </w:r>
            <w:r>
              <w:t xml:space="preserve">licken </w:t>
            </w:r>
            <w:r w:rsidR="00AB76F0">
              <w:t>S</w:t>
            </w:r>
            <w:r>
              <w:t xml:space="preserve">ie auf die Dropdownliste und wählen «Iglo Fischstäbchen vom …» aus. Anschliessend ändern </w:t>
            </w:r>
            <w:r w:rsidR="00AB76F0">
              <w:t>S</w:t>
            </w:r>
            <w:r>
              <w:t>ie die Anzahl des Artikels im Eingabefeld «Anzahl» zu «3». Klicke</w:t>
            </w:r>
            <w:r w:rsidR="00AB76F0">
              <w:t>n</w:t>
            </w:r>
            <w:r>
              <w:t xml:space="preserve"> Sie nun auf Speichern.</w:t>
            </w:r>
          </w:p>
        </w:tc>
        <w:tc>
          <w:tcPr>
            <w:tcW w:w="3685" w:type="dxa"/>
          </w:tcPr>
          <w:p w14:paraId="78D21479" w14:textId="77777777" w:rsidR="004F0C76" w:rsidRDefault="004F0C76" w:rsidP="000D7EDB">
            <w:r>
              <w:t>In der Tabelle unterhalb der Eingabefelder sollte sich die Anzahl des Produkts auf «3» ändern.</w:t>
            </w:r>
          </w:p>
        </w:tc>
        <w:tc>
          <w:tcPr>
            <w:tcW w:w="1696" w:type="dxa"/>
          </w:tcPr>
          <w:p w14:paraId="2E6860C4" w14:textId="77777777" w:rsidR="004F0C76" w:rsidRDefault="004F0C76" w:rsidP="000D7EDB">
            <w:pPr>
              <w:pStyle w:val="Listenabsatz"/>
            </w:pPr>
            <w:r>
              <w:t>Y</w:t>
            </w:r>
          </w:p>
        </w:tc>
      </w:tr>
      <w:tr w:rsidR="004F0C76" w14:paraId="5E517EFF" w14:textId="77777777" w:rsidTr="000D7EDB">
        <w:tc>
          <w:tcPr>
            <w:tcW w:w="3681" w:type="dxa"/>
          </w:tcPr>
          <w:p w14:paraId="5B051FCF" w14:textId="669539FC" w:rsidR="004F0C76" w:rsidRDefault="004F0C76" w:rsidP="000D7EDB">
            <w:r>
              <w:t xml:space="preserve">Klicken </w:t>
            </w:r>
            <w:r w:rsidR="00AB76F0">
              <w:t>S</w:t>
            </w:r>
            <w:r>
              <w:t xml:space="preserve">ie im «Verwalten» Tab auf «Bearbeiten». Anschliessend </w:t>
            </w:r>
            <w:r w:rsidR="00AB76F0">
              <w:t>k</w:t>
            </w:r>
            <w:r>
              <w:t xml:space="preserve">licken </w:t>
            </w:r>
            <w:r w:rsidR="00AB76F0">
              <w:t>S</w:t>
            </w:r>
            <w:r>
              <w:t xml:space="preserve">ie auf die Dropdownliste und wählen «Iglo Fischstäbchen vom …» aus. Anschliessend ändern </w:t>
            </w:r>
            <w:r w:rsidR="00AB76F0">
              <w:t>S</w:t>
            </w:r>
            <w:r>
              <w:t>ie das Ablaufdatum des Artikels im Eingabefeld «Ablaufdatum» zum «1.1.2022». Klicke</w:t>
            </w:r>
            <w:r w:rsidR="00AB76F0">
              <w:t>n</w:t>
            </w:r>
            <w:r>
              <w:t xml:space="preserve"> Sie nun auf </w:t>
            </w:r>
            <w:r w:rsidR="00AB76F0">
              <w:t>«</w:t>
            </w:r>
            <w:r>
              <w:t>Speichern</w:t>
            </w:r>
            <w:r w:rsidR="00AB76F0">
              <w:t>»</w:t>
            </w:r>
            <w:r>
              <w:t>.</w:t>
            </w:r>
          </w:p>
        </w:tc>
        <w:tc>
          <w:tcPr>
            <w:tcW w:w="3685" w:type="dxa"/>
          </w:tcPr>
          <w:p w14:paraId="6EA21DD7" w14:textId="77777777" w:rsidR="004F0C76" w:rsidRDefault="004F0C76" w:rsidP="000D7EDB">
            <w:r>
              <w:t>In der Tabelle unterhalb der Eingabefelder sollte sich das Ablaufdatum des Produkts auf «1.1.2022» ändern.</w:t>
            </w:r>
          </w:p>
        </w:tc>
        <w:tc>
          <w:tcPr>
            <w:tcW w:w="1696" w:type="dxa"/>
          </w:tcPr>
          <w:p w14:paraId="5C5FB28C" w14:textId="77777777" w:rsidR="004F0C76" w:rsidRDefault="004F0C76" w:rsidP="000D7EDB">
            <w:pPr>
              <w:pStyle w:val="Listenabsatz"/>
            </w:pPr>
            <w:r>
              <w:t>y</w:t>
            </w:r>
          </w:p>
        </w:tc>
      </w:tr>
      <w:tr w:rsidR="004F0C76" w14:paraId="7D3D012E" w14:textId="77777777" w:rsidTr="000D7EDB">
        <w:tc>
          <w:tcPr>
            <w:tcW w:w="3681" w:type="dxa"/>
          </w:tcPr>
          <w:p w14:paraId="7781EA2E" w14:textId="320CD0FC" w:rsidR="004F0C76" w:rsidRDefault="004F0C76" w:rsidP="000D7EDB">
            <w:r>
              <w:t xml:space="preserve">Klicken sie im «Verwalten» Tab auf «Löschen». Anschliessend </w:t>
            </w:r>
            <w:r w:rsidR="00AB76F0">
              <w:t>k</w:t>
            </w:r>
            <w:r>
              <w:t xml:space="preserve">licken </w:t>
            </w:r>
            <w:r w:rsidR="00AB76F0">
              <w:t>S</w:t>
            </w:r>
            <w:r>
              <w:t xml:space="preserve">ie auf die Dropdownliste und wählen «Iglo Fischstäbchen vom …» aus. Anschliessend </w:t>
            </w:r>
            <w:r w:rsidR="00AB76F0">
              <w:t>k</w:t>
            </w:r>
            <w:r>
              <w:t xml:space="preserve">licken </w:t>
            </w:r>
            <w:r w:rsidR="00D209AA">
              <w:t>S</w:t>
            </w:r>
            <w:r>
              <w:t xml:space="preserve">ie auf </w:t>
            </w:r>
            <w:r w:rsidR="00D209AA">
              <w:t>«</w:t>
            </w:r>
            <w:r>
              <w:t>Löschen</w:t>
            </w:r>
            <w:r w:rsidR="00D209AA">
              <w:t>»</w:t>
            </w:r>
            <w:r>
              <w:t>.</w:t>
            </w:r>
          </w:p>
        </w:tc>
        <w:tc>
          <w:tcPr>
            <w:tcW w:w="3685" w:type="dxa"/>
          </w:tcPr>
          <w:p w14:paraId="4E01D5FB" w14:textId="34CDCBDD" w:rsidR="004F0C76" w:rsidRDefault="004F0C76" w:rsidP="000D7EDB">
            <w:r>
              <w:t>Ein Alert sollte erscheinen</w:t>
            </w:r>
            <w:r w:rsidR="00D209AA">
              <w:t>,</w:t>
            </w:r>
            <w:r>
              <w:t xml:space="preserve"> welcher dem Nutzer sagt</w:t>
            </w:r>
            <w:r w:rsidR="00D209AA">
              <w:t>,</w:t>
            </w:r>
            <w:r>
              <w:t xml:space="preserve"> da</w:t>
            </w:r>
            <w:r w:rsidR="00D209AA">
              <w:t>s</w:t>
            </w:r>
            <w:r>
              <w:t>s die «Anzahl» «grösser</w:t>
            </w:r>
            <w:r w:rsidR="00D209AA">
              <w:t>/</w:t>
            </w:r>
            <w:r>
              <w:t xml:space="preserve">gleich 1» sein muss. </w:t>
            </w:r>
          </w:p>
        </w:tc>
        <w:tc>
          <w:tcPr>
            <w:tcW w:w="1696" w:type="dxa"/>
          </w:tcPr>
          <w:p w14:paraId="377ACDFC" w14:textId="77777777" w:rsidR="004F0C76" w:rsidRDefault="004F0C76" w:rsidP="000D7EDB">
            <w:pPr>
              <w:pStyle w:val="Listenabsatz"/>
            </w:pPr>
            <w:r>
              <w:t>Y</w:t>
            </w:r>
          </w:p>
        </w:tc>
      </w:tr>
      <w:tr w:rsidR="004F0C76" w14:paraId="538DBF23" w14:textId="77777777" w:rsidTr="000D7EDB">
        <w:tc>
          <w:tcPr>
            <w:tcW w:w="3681" w:type="dxa"/>
          </w:tcPr>
          <w:p w14:paraId="28632A3D" w14:textId="7AFD195D" w:rsidR="004F0C76" w:rsidRDefault="004F0C76" w:rsidP="000D7EDB">
            <w:r>
              <w:t xml:space="preserve">Klicken sie im «Verwalten» Tab auf «Löschen». Anschliessend </w:t>
            </w:r>
            <w:r w:rsidR="00D209AA">
              <w:t>k</w:t>
            </w:r>
            <w:r>
              <w:t xml:space="preserve">licken </w:t>
            </w:r>
            <w:r w:rsidR="00D209AA">
              <w:t>S</w:t>
            </w:r>
            <w:r>
              <w:t xml:space="preserve">ie auf die Dropdownliste und wählen «Iglo Fischstäbchen vom …» aus. Geben Sie anschliessend im «Anzahl» </w:t>
            </w:r>
            <w:r>
              <w:lastRenderedPageBreak/>
              <w:t xml:space="preserve">Feld «1» ein. Klicken sie auf </w:t>
            </w:r>
            <w:r w:rsidR="00D209AA">
              <w:t>«</w:t>
            </w:r>
            <w:r>
              <w:t>Löschen</w:t>
            </w:r>
            <w:r w:rsidR="00D209AA">
              <w:t>»</w:t>
            </w:r>
            <w:r>
              <w:t>.</w:t>
            </w:r>
          </w:p>
        </w:tc>
        <w:tc>
          <w:tcPr>
            <w:tcW w:w="3685" w:type="dxa"/>
          </w:tcPr>
          <w:p w14:paraId="7F58289E" w14:textId="77777777" w:rsidR="004F0C76" w:rsidRDefault="004F0C76" w:rsidP="000D7EDB">
            <w:r>
              <w:lastRenderedPageBreak/>
              <w:t xml:space="preserve">Die «Iglo Fischstäbchen» Anzahl sollte sich auf 2 reduzieren.  </w:t>
            </w:r>
          </w:p>
        </w:tc>
        <w:tc>
          <w:tcPr>
            <w:tcW w:w="1696" w:type="dxa"/>
          </w:tcPr>
          <w:p w14:paraId="741B3A05" w14:textId="77777777" w:rsidR="004F0C76" w:rsidRDefault="004F0C76" w:rsidP="000D7EDB">
            <w:pPr>
              <w:pStyle w:val="Listenabsatz"/>
            </w:pPr>
            <w:r>
              <w:t>Y</w:t>
            </w:r>
          </w:p>
        </w:tc>
      </w:tr>
      <w:tr w:rsidR="004F0C76" w14:paraId="1EBAD6BD" w14:textId="77777777" w:rsidTr="000D7EDB">
        <w:tc>
          <w:tcPr>
            <w:tcW w:w="3681" w:type="dxa"/>
          </w:tcPr>
          <w:p w14:paraId="7FEA7C26" w14:textId="4043E3BC" w:rsidR="004F0C76" w:rsidRDefault="004F0C76" w:rsidP="000D7EDB">
            <w:r>
              <w:t xml:space="preserve">Klicken </w:t>
            </w:r>
            <w:r w:rsidR="00D209AA">
              <w:t>S</w:t>
            </w:r>
            <w:r>
              <w:t xml:space="preserve">ie im «Verwalten» Tab auf «Löschen». Anschliessend </w:t>
            </w:r>
            <w:r w:rsidR="00D209AA">
              <w:t>k</w:t>
            </w:r>
            <w:r>
              <w:t xml:space="preserve">licken </w:t>
            </w:r>
            <w:r w:rsidR="00D209AA">
              <w:t>S</w:t>
            </w:r>
            <w:r>
              <w:t xml:space="preserve">ie auf die Dropdownliste und wählen «Iglo Fischstäbchen vom …» aus. Geben Sie anschliessend im «Anzahl» Feld «2» ein. Klicken </w:t>
            </w:r>
            <w:r w:rsidR="00D209AA">
              <w:t>S</w:t>
            </w:r>
            <w:r>
              <w:t xml:space="preserve">ie auf </w:t>
            </w:r>
            <w:r w:rsidR="00D209AA">
              <w:t>«Löschen».</w:t>
            </w:r>
          </w:p>
        </w:tc>
        <w:tc>
          <w:tcPr>
            <w:tcW w:w="3685" w:type="dxa"/>
          </w:tcPr>
          <w:p w14:paraId="61A9C739" w14:textId="77777777" w:rsidR="004F0C76" w:rsidRDefault="004F0C76" w:rsidP="000D7EDB">
            <w:r>
              <w:t xml:space="preserve">Die «Iglo Fischstäbchen» sollten aus der Tabelle verschwinden. </w:t>
            </w:r>
          </w:p>
        </w:tc>
        <w:tc>
          <w:tcPr>
            <w:tcW w:w="1696" w:type="dxa"/>
          </w:tcPr>
          <w:p w14:paraId="494CB4A4" w14:textId="77777777" w:rsidR="004F0C76" w:rsidRDefault="004F0C76" w:rsidP="000D7EDB">
            <w:pPr>
              <w:pStyle w:val="Listenabsatz"/>
            </w:pPr>
            <w:r>
              <w:t>Y</w:t>
            </w:r>
          </w:p>
        </w:tc>
      </w:tr>
      <w:tr w:rsidR="004F0C76" w14:paraId="22971AB8" w14:textId="77777777" w:rsidTr="000D7EDB">
        <w:tc>
          <w:tcPr>
            <w:tcW w:w="3681" w:type="dxa"/>
          </w:tcPr>
          <w:p w14:paraId="00CCDE5D" w14:textId="432305DB" w:rsidR="004F0C76" w:rsidRDefault="004F0C76" w:rsidP="000D7EDB">
            <w:r>
              <w:t xml:space="preserve">Klicken </w:t>
            </w:r>
            <w:r w:rsidR="00D209AA">
              <w:t>S</w:t>
            </w:r>
            <w:r>
              <w:t>ie auf den</w:t>
            </w:r>
            <w:r w:rsidR="00D209AA">
              <w:t xml:space="preserve"> Knopf</w:t>
            </w:r>
            <w:r>
              <w:t xml:space="preserve"> «Verbrauchen». Wählen </w:t>
            </w:r>
            <w:r w:rsidR="00D209AA">
              <w:t>S</w:t>
            </w:r>
            <w:r>
              <w:t xml:space="preserve">ie «Backfisch vom …» aus. Geben Sie anschliessend im «Anzahl» Feld «1» ein. Klicken sie auf «Verbrauchen». </w:t>
            </w:r>
          </w:p>
        </w:tc>
        <w:tc>
          <w:tcPr>
            <w:tcW w:w="3685" w:type="dxa"/>
          </w:tcPr>
          <w:p w14:paraId="4E7B571F" w14:textId="77777777" w:rsidR="004F0C76" w:rsidRDefault="004F0C76" w:rsidP="000D7EDB">
            <w:r>
              <w:t>Der «Backfisch» sollte sich auf 1 reduzieren.</w:t>
            </w:r>
          </w:p>
        </w:tc>
        <w:tc>
          <w:tcPr>
            <w:tcW w:w="1696" w:type="dxa"/>
          </w:tcPr>
          <w:p w14:paraId="6CCA2916" w14:textId="77777777" w:rsidR="004F0C76" w:rsidRDefault="004F0C76" w:rsidP="000D7EDB">
            <w:pPr>
              <w:pStyle w:val="Listenabsatz"/>
            </w:pPr>
            <w:r>
              <w:t>Y</w:t>
            </w:r>
          </w:p>
        </w:tc>
      </w:tr>
      <w:tr w:rsidR="004F0C76" w14:paraId="609E8405" w14:textId="77777777" w:rsidTr="000D7EDB">
        <w:tc>
          <w:tcPr>
            <w:tcW w:w="3681" w:type="dxa"/>
          </w:tcPr>
          <w:p w14:paraId="19E8C3B6" w14:textId="43385D20" w:rsidR="004F0C76" w:rsidRDefault="004F0C76" w:rsidP="000D7EDB">
            <w:r>
              <w:t xml:space="preserve">Klicken </w:t>
            </w:r>
            <w:r w:rsidR="00D209AA">
              <w:t>S</w:t>
            </w:r>
            <w:r>
              <w:t xml:space="preserve">ie im «Verwalten» Tab auf «Hinzufügen». Anschliessend </w:t>
            </w:r>
            <w:r w:rsidR="00D209AA">
              <w:t>k</w:t>
            </w:r>
            <w:r>
              <w:t xml:space="preserve">licken </w:t>
            </w:r>
            <w:r w:rsidR="00D209AA">
              <w:t>S</w:t>
            </w:r>
            <w:r>
              <w:t xml:space="preserve">ie auf die Dropdownliste und wählen «neue Kategorie». Nun geben </w:t>
            </w:r>
            <w:r w:rsidR="00D209AA">
              <w:t>S</w:t>
            </w:r>
            <w:r>
              <w:t>ie im Eingabefeld «</w:t>
            </w:r>
            <w:proofErr w:type="spellStart"/>
            <w:r>
              <w:t>Kategoriename</w:t>
            </w:r>
            <w:proofErr w:type="spellEnd"/>
            <w:r>
              <w:t xml:space="preserve">» «Fleisch» ein und klicken auf </w:t>
            </w:r>
            <w:r w:rsidR="00D209AA">
              <w:t>«H</w:t>
            </w:r>
            <w:r>
              <w:t>inzufügen</w:t>
            </w:r>
            <w:r w:rsidR="00D209AA">
              <w:t>»</w:t>
            </w:r>
            <w:r>
              <w:t>.</w:t>
            </w:r>
          </w:p>
        </w:tc>
        <w:tc>
          <w:tcPr>
            <w:tcW w:w="3685" w:type="dxa"/>
          </w:tcPr>
          <w:p w14:paraId="11A8DFCE" w14:textId="769B6F64" w:rsidR="004F0C76" w:rsidRDefault="004F0C76" w:rsidP="000D7EDB">
            <w:r>
              <w:t xml:space="preserve">Wenn </w:t>
            </w:r>
            <w:r w:rsidR="00D209AA">
              <w:t>S</w:t>
            </w:r>
            <w:r>
              <w:t>ie nun wieder auf die Dropdownliste klicken</w:t>
            </w:r>
            <w:r w:rsidR="00D209AA">
              <w:t>,</w:t>
            </w:r>
            <w:r>
              <w:t xml:space="preserve"> sollte</w:t>
            </w:r>
            <w:r w:rsidR="00D209AA">
              <w:t xml:space="preserve"> </w:t>
            </w:r>
            <w:r>
              <w:t>eine der Auswahl</w:t>
            </w:r>
            <w:r w:rsidR="00D209AA">
              <w:t>m</w:t>
            </w:r>
            <w:r>
              <w:t>öglichkeiten «Fleisch» sein.</w:t>
            </w:r>
          </w:p>
        </w:tc>
        <w:tc>
          <w:tcPr>
            <w:tcW w:w="1696" w:type="dxa"/>
          </w:tcPr>
          <w:p w14:paraId="169EAEA4" w14:textId="77777777" w:rsidR="004F0C76" w:rsidRDefault="004F0C76" w:rsidP="000D7EDB">
            <w:pPr>
              <w:pStyle w:val="Listenabsatz"/>
            </w:pPr>
            <w:r>
              <w:t>Y</w:t>
            </w:r>
          </w:p>
        </w:tc>
      </w:tr>
      <w:tr w:rsidR="004F0C76" w14:paraId="27374672" w14:textId="77777777" w:rsidTr="000D7EDB">
        <w:tc>
          <w:tcPr>
            <w:tcW w:w="3681" w:type="dxa"/>
          </w:tcPr>
          <w:p w14:paraId="3C3BA7BB" w14:textId="47F3EB36" w:rsidR="004F0C76" w:rsidRDefault="004F0C76" w:rsidP="000D7EDB">
            <w:r>
              <w:t xml:space="preserve">Klicken </w:t>
            </w:r>
            <w:r w:rsidR="00D209AA">
              <w:t>S</w:t>
            </w:r>
            <w:r>
              <w:t xml:space="preserve">ie im «Verwalten» Tab auf «Hinzufügen». Anschliessend </w:t>
            </w:r>
            <w:r w:rsidR="00D209AA">
              <w:t>k</w:t>
            </w:r>
            <w:r>
              <w:t xml:space="preserve">licken </w:t>
            </w:r>
            <w:r w:rsidR="00D209AA">
              <w:t>S</w:t>
            </w:r>
            <w:r>
              <w:t xml:space="preserve">ie auf die Dropdownliste und wählen «Fleisch» aus. Geben </w:t>
            </w:r>
            <w:r w:rsidR="00D209AA">
              <w:t>S</w:t>
            </w:r>
            <w:r>
              <w:t xml:space="preserve">ie </w:t>
            </w:r>
            <w:r w:rsidR="00D209AA">
              <w:t>i</w:t>
            </w:r>
            <w:r>
              <w:t xml:space="preserve">m Eingabefeld «Name» «Rind», im Feld «Anzahl» «2» und wählen </w:t>
            </w:r>
            <w:r w:rsidR="00D209AA">
              <w:t>S</w:t>
            </w:r>
            <w:r>
              <w:t xml:space="preserve">ie ein Ablaufdatum aus, indem </w:t>
            </w:r>
            <w:r w:rsidR="00D209AA">
              <w:t>S</w:t>
            </w:r>
            <w:r>
              <w:t xml:space="preserve">ie auf das Feld klicken ein. Klicken Sie nun auf </w:t>
            </w:r>
            <w:r w:rsidR="00D209AA">
              <w:t>«Hinzufügen».</w:t>
            </w:r>
          </w:p>
        </w:tc>
        <w:tc>
          <w:tcPr>
            <w:tcW w:w="3685" w:type="dxa"/>
          </w:tcPr>
          <w:p w14:paraId="579E8AB2" w14:textId="74A557F9" w:rsidR="004F0C76" w:rsidRDefault="004F0C76" w:rsidP="000D7EDB">
            <w:r>
              <w:t>Es sollte ein Alert erscheinen</w:t>
            </w:r>
            <w:r w:rsidR="00D209AA">
              <w:t>,</w:t>
            </w:r>
            <w:r>
              <w:t xml:space="preserve"> welcher </w:t>
            </w:r>
            <w:r w:rsidR="00D209AA">
              <w:t>b</w:t>
            </w:r>
            <w:r>
              <w:t>estätigt</w:t>
            </w:r>
            <w:r w:rsidR="00D209AA">
              <w:t>,</w:t>
            </w:r>
            <w:r>
              <w:t xml:space="preserve"> da</w:t>
            </w:r>
            <w:r w:rsidR="00D209AA">
              <w:t>s</w:t>
            </w:r>
            <w:r>
              <w:t>s es hinzugefügt wurde. Ebenso sollte in der Tabelle auf der gleichen Seite nun der gerade hinzugefügte Artikel erscheinen.</w:t>
            </w:r>
          </w:p>
        </w:tc>
        <w:tc>
          <w:tcPr>
            <w:tcW w:w="1696" w:type="dxa"/>
          </w:tcPr>
          <w:p w14:paraId="783BBFBA" w14:textId="77777777" w:rsidR="004F0C76" w:rsidRDefault="004F0C76" w:rsidP="000D7EDB">
            <w:pPr>
              <w:pStyle w:val="Listenabsatz"/>
            </w:pPr>
            <w:r>
              <w:t>Y</w:t>
            </w:r>
          </w:p>
        </w:tc>
      </w:tr>
      <w:tr w:rsidR="004F0C76" w14:paraId="70D8B56D" w14:textId="77777777" w:rsidTr="000D7EDB">
        <w:tc>
          <w:tcPr>
            <w:tcW w:w="3681" w:type="dxa"/>
          </w:tcPr>
          <w:p w14:paraId="0E965145" w14:textId="0958C62C" w:rsidR="004F0C76" w:rsidRDefault="004F0C76" w:rsidP="000D7EDB">
            <w:r>
              <w:t xml:space="preserve">Klicken </w:t>
            </w:r>
            <w:r w:rsidR="00D209AA">
              <w:t>S</w:t>
            </w:r>
            <w:r>
              <w:t xml:space="preserve">ie auf «Übersicht». Wählen </w:t>
            </w:r>
            <w:r w:rsidR="00D209AA">
              <w:t>S</w:t>
            </w:r>
            <w:r>
              <w:t xml:space="preserve">ie im Dropdown «Fleisch» aus. </w:t>
            </w:r>
          </w:p>
        </w:tc>
        <w:tc>
          <w:tcPr>
            <w:tcW w:w="3685" w:type="dxa"/>
          </w:tcPr>
          <w:p w14:paraId="37B86CFA" w14:textId="77777777" w:rsidR="004F0C76" w:rsidRDefault="004F0C76" w:rsidP="000D7EDB">
            <w:r>
              <w:t>In der Tabelle sollte nur noch das «Rind» erscheinen.</w:t>
            </w:r>
          </w:p>
        </w:tc>
        <w:tc>
          <w:tcPr>
            <w:tcW w:w="1696" w:type="dxa"/>
          </w:tcPr>
          <w:p w14:paraId="39399367" w14:textId="77777777" w:rsidR="004F0C76" w:rsidRDefault="004F0C76" w:rsidP="000D7EDB">
            <w:pPr>
              <w:pStyle w:val="Listenabsatz"/>
            </w:pPr>
            <w:r>
              <w:t>y</w:t>
            </w:r>
          </w:p>
        </w:tc>
      </w:tr>
      <w:tr w:rsidR="004F0C76" w14:paraId="01073916" w14:textId="77777777" w:rsidTr="000D7EDB">
        <w:tc>
          <w:tcPr>
            <w:tcW w:w="3681" w:type="dxa"/>
          </w:tcPr>
          <w:p w14:paraId="44B4FCBA" w14:textId="40700230" w:rsidR="004F0C76" w:rsidRDefault="004F0C76" w:rsidP="000D7EDB">
            <w:r>
              <w:t xml:space="preserve">Klicken </w:t>
            </w:r>
            <w:r w:rsidR="00D209AA">
              <w:t>S</w:t>
            </w:r>
            <w:r>
              <w:t xml:space="preserve">ie auf «Übersicht». Wählen </w:t>
            </w:r>
            <w:r w:rsidR="00D209AA">
              <w:t>S</w:t>
            </w:r>
            <w:r>
              <w:t>ie im Dropdown «Alle» aus.</w:t>
            </w:r>
          </w:p>
        </w:tc>
        <w:tc>
          <w:tcPr>
            <w:tcW w:w="3685" w:type="dxa"/>
          </w:tcPr>
          <w:p w14:paraId="6E503539" w14:textId="77777777" w:rsidR="004F0C76" w:rsidRDefault="004F0C76" w:rsidP="000D7EDB">
            <w:r>
              <w:t>In der Tabelle sollte das «Rind» und der «Backfisch» erscheinen.</w:t>
            </w:r>
          </w:p>
        </w:tc>
        <w:tc>
          <w:tcPr>
            <w:tcW w:w="1696" w:type="dxa"/>
          </w:tcPr>
          <w:p w14:paraId="1616BAC1" w14:textId="77777777" w:rsidR="004F0C76" w:rsidRDefault="004F0C76" w:rsidP="000D7EDB">
            <w:pPr>
              <w:pStyle w:val="Listenabsatz"/>
            </w:pPr>
            <w:r>
              <w:t>y</w:t>
            </w:r>
          </w:p>
        </w:tc>
      </w:tr>
      <w:tr w:rsidR="004F0C76" w14:paraId="1B14E910" w14:textId="77777777" w:rsidTr="000D7EDB">
        <w:tc>
          <w:tcPr>
            <w:tcW w:w="3681" w:type="dxa"/>
          </w:tcPr>
          <w:p w14:paraId="0D25B299" w14:textId="7408E4A6" w:rsidR="004F0C76" w:rsidRDefault="004F0C76" w:rsidP="000D7EDB">
            <w:r>
              <w:t xml:space="preserve">Klicken </w:t>
            </w:r>
            <w:r w:rsidR="00D209AA">
              <w:t>S</w:t>
            </w:r>
            <w:r>
              <w:t xml:space="preserve">ie auf den </w:t>
            </w:r>
            <w:r w:rsidR="00D209AA">
              <w:t xml:space="preserve">Knopf </w:t>
            </w:r>
            <w:r>
              <w:t xml:space="preserve">«Verbrauchen». Wählen </w:t>
            </w:r>
            <w:r w:rsidR="00D209AA">
              <w:t>S</w:t>
            </w:r>
            <w:r>
              <w:t xml:space="preserve">ie «Backfisch vom …» aus. Geben Sie anschliessend im «Anzahl» Feld «2» ein. Klicken </w:t>
            </w:r>
            <w:r w:rsidR="00D209AA">
              <w:t>S</w:t>
            </w:r>
            <w:r>
              <w:t>ie auf «Verbrauchen».</w:t>
            </w:r>
          </w:p>
        </w:tc>
        <w:tc>
          <w:tcPr>
            <w:tcW w:w="3685" w:type="dxa"/>
          </w:tcPr>
          <w:p w14:paraId="7A41547F" w14:textId="77777777" w:rsidR="004F0C76" w:rsidRDefault="004F0C76" w:rsidP="000D7EDB">
            <w:r>
              <w:t>Der Artikel sollte aus der Tabelle verschwinden.</w:t>
            </w:r>
          </w:p>
        </w:tc>
        <w:tc>
          <w:tcPr>
            <w:tcW w:w="1696" w:type="dxa"/>
          </w:tcPr>
          <w:p w14:paraId="37538B54" w14:textId="77777777" w:rsidR="004F0C76" w:rsidRDefault="004F0C76" w:rsidP="000D7EDB">
            <w:pPr>
              <w:pStyle w:val="Listenabsatz"/>
            </w:pPr>
            <w:r>
              <w:t>Y</w:t>
            </w:r>
          </w:p>
        </w:tc>
      </w:tr>
    </w:tbl>
    <w:p w14:paraId="4F51422F" w14:textId="77777777" w:rsidR="00656885" w:rsidRPr="00656885" w:rsidRDefault="00656885" w:rsidP="00656885"/>
    <w:p w14:paraId="36176718" w14:textId="27FA235A" w:rsidR="003A5BEB" w:rsidRDefault="003A5BEB" w:rsidP="003A5BEB">
      <w:pPr>
        <w:pStyle w:val="berschrift1"/>
      </w:pPr>
      <w:bookmarkStart w:id="74" w:name="_Toc96639180"/>
      <w:r>
        <w:t>Auswerten</w:t>
      </w:r>
      <w:bookmarkEnd w:id="74"/>
    </w:p>
    <w:p w14:paraId="422AF183" w14:textId="4BFCB581" w:rsidR="003A5BEB" w:rsidRDefault="003A5BEB" w:rsidP="003A5BEB">
      <w:pPr>
        <w:pStyle w:val="berschrift2"/>
      </w:pPr>
      <w:bookmarkStart w:id="75" w:name="_Toc96639181"/>
      <w:r>
        <w:t xml:space="preserve">Erreichen </w:t>
      </w:r>
      <w:r w:rsidR="0042334D">
        <w:t>der Ziele</w:t>
      </w:r>
      <w:bookmarkEnd w:id="75"/>
    </w:p>
    <w:p w14:paraId="0A456C0C" w14:textId="0093CE7B" w:rsidR="003A5BEB" w:rsidRDefault="00275DCF" w:rsidP="003A5BEB">
      <w:r>
        <w:t>Nachstehend</w:t>
      </w:r>
      <w:r w:rsidR="003A5BEB">
        <w:t xml:space="preserve"> wird evaluiert</w:t>
      </w:r>
      <w:r>
        <w:t>,</w:t>
      </w:r>
      <w:r w:rsidR="003A5BEB">
        <w:t xml:space="preserve"> </w:t>
      </w:r>
      <w:r w:rsidR="00A0785D">
        <w:t>welche der Must-Haves und Nice-</w:t>
      </w:r>
      <w:proofErr w:type="spellStart"/>
      <w:r w:rsidR="00A0785D">
        <w:t>to</w:t>
      </w:r>
      <w:proofErr w:type="spellEnd"/>
      <w:r w:rsidR="00A0785D">
        <w:t>-</w:t>
      </w:r>
      <w:proofErr w:type="spellStart"/>
      <w:r w:rsidR="00A0785D">
        <w:t>Haves</w:t>
      </w:r>
      <w:proofErr w:type="spellEnd"/>
      <w:r w:rsidR="00A0785D">
        <w:t xml:space="preserve"> ich erreicht habe.</w:t>
      </w:r>
    </w:p>
    <w:p w14:paraId="5FDEFF32" w14:textId="0B75D8BC" w:rsidR="00A0785D" w:rsidRDefault="00A0785D" w:rsidP="00A0785D">
      <w:pPr>
        <w:pStyle w:val="berschrift3"/>
      </w:pPr>
      <w:bookmarkStart w:id="76" w:name="_Toc96639182"/>
      <w:r>
        <w:t>Must-Have</w:t>
      </w:r>
      <w:bookmarkEnd w:id="76"/>
    </w:p>
    <w:p w14:paraId="4308670F" w14:textId="657340DD" w:rsidR="00A0785D" w:rsidRPr="00A0785D" w:rsidRDefault="00A0785D" w:rsidP="00A0785D">
      <w:r>
        <w:t xml:space="preserve">Das </w:t>
      </w:r>
      <w:r w:rsidR="006968BB">
        <w:t>H</w:t>
      </w:r>
      <w:r>
        <w:t xml:space="preserve">inzufügen wie auch das Verbrauchen/Löschen von Produkten zur Datenbank wurde erreicht. Benutzerdefiniert Kategorien </w:t>
      </w:r>
      <w:r w:rsidR="006968BB">
        <w:t xml:space="preserve">zu </w:t>
      </w:r>
      <w:r>
        <w:t>erstellen ist ebenfalls möglich, wohingegen zwei Kategorien und Artikel bereits in die Datenbank hinzugefügt wurden. Das Benachrichtigen des Users, falls Artikel eventuell</w:t>
      </w:r>
      <w:r w:rsidR="006968BB">
        <w:t xml:space="preserve"> Artikel</w:t>
      </w:r>
      <w:r>
        <w:t xml:space="preserve"> abgelaufen sein könnten, funktioniert ebenfalls einwandfrei. </w:t>
      </w:r>
    </w:p>
    <w:p w14:paraId="50D1AB69" w14:textId="755E79F5" w:rsidR="00A0785D" w:rsidRDefault="00A0785D" w:rsidP="00A0785D">
      <w:pPr>
        <w:pStyle w:val="berschrift3"/>
      </w:pPr>
      <w:bookmarkStart w:id="77" w:name="_Toc96639183"/>
      <w:r>
        <w:lastRenderedPageBreak/>
        <w:t>Nice-</w:t>
      </w:r>
      <w:proofErr w:type="spellStart"/>
      <w:r>
        <w:t>to</w:t>
      </w:r>
      <w:proofErr w:type="spellEnd"/>
      <w:r>
        <w:t>-</w:t>
      </w:r>
      <w:proofErr w:type="spellStart"/>
      <w:r>
        <w:t>Have</w:t>
      </w:r>
      <w:bookmarkEnd w:id="77"/>
      <w:proofErr w:type="spellEnd"/>
    </w:p>
    <w:p w14:paraId="3353B20D" w14:textId="3034BD4A" w:rsidR="00A0785D" w:rsidRPr="00656885" w:rsidRDefault="00656885" w:rsidP="00656885">
      <w:r w:rsidRPr="00656885">
        <w:t>Das einzige Nice-</w:t>
      </w:r>
      <w:proofErr w:type="spellStart"/>
      <w:r w:rsidRPr="00656885">
        <w:t>to</w:t>
      </w:r>
      <w:proofErr w:type="spellEnd"/>
      <w:r w:rsidRPr="00656885">
        <w:t>-</w:t>
      </w:r>
      <w:proofErr w:type="spellStart"/>
      <w:r w:rsidRPr="00656885">
        <w:t>Have</w:t>
      </w:r>
      <w:proofErr w:type="spellEnd"/>
      <w:r w:rsidRPr="00656885">
        <w:t xml:space="preserve"> welch</w:t>
      </w:r>
      <w:r>
        <w:t xml:space="preserve">es ich mir vorgenommen habe, habe ich </w:t>
      </w:r>
      <w:r w:rsidR="003D7F95">
        <w:t xml:space="preserve">leider </w:t>
      </w:r>
      <w:r>
        <w:t xml:space="preserve">nicht implementieren können/wollen. An sich würde ein Barcode </w:t>
      </w:r>
      <w:r w:rsidR="00274ACF">
        <w:t>Scanner</w:t>
      </w:r>
      <w:r>
        <w:t xml:space="preserve"> funktionieren, jedoch habe ich den </w:t>
      </w:r>
      <w:r w:rsidR="004B254F">
        <w:t>z</w:t>
      </w:r>
      <w:r>
        <w:t xml:space="preserve">eitlichen Aufwand vom Rest des Projektes anders </w:t>
      </w:r>
      <w:r w:rsidR="00274ACF">
        <w:t>eingeschätzt</w:t>
      </w:r>
      <w:r>
        <w:t xml:space="preserve">. Ebenso </w:t>
      </w:r>
      <w:r w:rsidR="00274ACF">
        <w:t>finde ich</w:t>
      </w:r>
      <w:r w:rsidR="004B254F">
        <w:t>,</w:t>
      </w:r>
      <w:r w:rsidR="00274ACF">
        <w:t xml:space="preserve"> das</w:t>
      </w:r>
      <w:r w:rsidR="004B254F">
        <w:t>s</w:t>
      </w:r>
      <w:r w:rsidR="00274ACF">
        <w:t xml:space="preserve"> das Feature zu umständlich für den Endnutzer gewesen wäre, weil er dann jedes </w:t>
      </w:r>
      <w:r w:rsidR="00622FAB">
        <w:t>Mal</w:t>
      </w:r>
      <w:r w:rsidR="00274ACF">
        <w:t xml:space="preserve"> ein paar </w:t>
      </w:r>
      <w:r w:rsidR="00622FAB">
        <w:t>Sekunden</w:t>
      </w:r>
      <w:r w:rsidR="00274ACF">
        <w:t xml:space="preserve"> warten m</w:t>
      </w:r>
      <w:r w:rsidR="004B254F">
        <w:t xml:space="preserve">üsste, </w:t>
      </w:r>
      <w:r w:rsidR="00274ACF">
        <w:t>bis die Kamera läuft und der Barcode gescannt wurde.</w:t>
      </w:r>
    </w:p>
    <w:p w14:paraId="67ACAFE2" w14:textId="20EDB430" w:rsidR="0042334D" w:rsidRDefault="0042334D" w:rsidP="0042334D">
      <w:pPr>
        <w:pStyle w:val="berschrift2"/>
      </w:pPr>
      <w:bookmarkStart w:id="78" w:name="_Toc96639184"/>
      <w:proofErr w:type="spellStart"/>
      <w:r>
        <w:t>Known</w:t>
      </w:r>
      <w:proofErr w:type="spellEnd"/>
      <w:r>
        <w:t xml:space="preserve"> Bugs/Problems</w:t>
      </w:r>
      <w:bookmarkEnd w:id="78"/>
    </w:p>
    <w:p w14:paraId="0F00AE8C" w14:textId="5E264BCA" w:rsidR="0042334D" w:rsidRDefault="00656885" w:rsidP="0042334D">
      <w:pPr>
        <w:pStyle w:val="Listenabsatz"/>
        <w:numPr>
          <w:ilvl w:val="0"/>
          <w:numId w:val="3"/>
        </w:numPr>
      </w:pPr>
      <w:r>
        <w:t xml:space="preserve">Wenn keine Daten in </w:t>
      </w:r>
      <w:proofErr w:type="spellStart"/>
      <w:r>
        <w:t>TArtikel</w:t>
      </w:r>
      <w:proofErr w:type="spellEnd"/>
      <w:r>
        <w:t xml:space="preserve"> vorhanden sind, wird bei Starten der App ein SQL </w:t>
      </w:r>
      <w:proofErr w:type="spellStart"/>
      <w:r>
        <w:t>error</w:t>
      </w:r>
      <w:proofErr w:type="spellEnd"/>
      <w:r>
        <w:t xml:space="preserve"> erscheinen</w:t>
      </w:r>
    </w:p>
    <w:p w14:paraId="7E366E54" w14:textId="7D96D12D" w:rsidR="00656885" w:rsidRDefault="00656885" w:rsidP="0042334D">
      <w:pPr>
        <w:pStyle w:val="Listenabsatz"/>
        <w:numPr>
          <w:ilvl w:val="0"/>
          <w:numId w:val="3"/>
        </w:numPr>
      </w:pPr>
      <w:r>
        <w:t>Kategorien können nicht gelöscht werden</w:t>
      </w:r>
    </w:p>
    <w:p w14:paraId="1DE39FA4" w14:textId="2C21FFCF" w:rsidR="00656885" w:rsidRPr="0042334D" w:rsidRDefault="00656885" w:rsidP="0042334D">
      <w:pPr>
        <w:pStyle w:val="Listenabsatz"/>
        <w:numPr>
          <w:ilvl w:val="0"/>
          <w:numId w:val="3"/>
        </w:numPr>
      </w:pPr>
      <w:r>
        <w:t xml:space="preserve">Kategorien können nicht beim Bearbeiten eines </w:t>
      </w:r>
      <w:r w:rsidR="00622FAB">
        <w:t>Artikels</w:t>
      </w:r>
      <w:r>
        <w:t xml:space="preserve"> geändert werden.</w:t>
      </w:r>
    </w:p>
    <w:p w14:paraId="4479B0DA" w14:textId="28DD2807" w:rsidR="00A0785D" w:rsidRDefault="0042334D" w:rsidP="0042334D">
      <w:pPr>
        <w:pStyle w:val="berschrift2"/>
      </w:pPr>
      <w:bookmarkStart w:id="79" w:name="_Toc96639185"/>
      <w:r>
        <w:t>Probleme</w:t>
      </w:r>
      <w:bookmarkEnd w:id="79"/>
    </w:p>
    <w:p w14:paraId="02DAEECD" w14:textId="5CE5B38F" w:rsidR="00787224" w:rsidRPr="00787224" w:rsidRDefault="00787224" w:rsidP="00787224">
      <w:r>
        <w:t>Eine Semesterarbeit geht nicht ohne Problem von statten. Diese werden im Folgenden Unterkapitel erläutert.</w:t>
      </w:r>
    </w:p>
    <w:p w14:paraId="66DF3A3E" w14:textId="7326542E" w:rsidR="0042334D" w:rsidRDefault="0042334D" w:rsidP="0042334D">
      <w:pPr>
        <w:pStyle w:val="berschrift3"/>
      </w:pPr>
      <w:bookmarkStart w:id="80" w:name="_Toc96639186"/>
      <w:r>
        <w:t>Zeit</w:t>
      </w:r>
      <w:bookmarkEnd w:id="80"/>
    </w:p>
    <w:p w14:paraId="578CDBDA" w14:textId="60EAF814" w:rsidR="00743149" w:rsidRPr="00787224" w:rsidRDefault="00787224" w:rsidP="00787224">
      <w:r>
        <w:t xml:space="preserve">Das grösste </w:t>
      </w:r>
      <w:r w:rsidR="00622FAB">
        <w:t>Problem,</w:t>
      </w:r>
      <w:r>
        <w:t xml:space="preserve"> welches ich </w:t>
      </w:r>
      <w:r w:rsidR="004F0C76">
        <w:t>hatte,</w:t>
      </w:r>
      <w:r>
        <w:t xml:space="preserve"> war das</w:t>
      </w:r>
      <w:r w:rsidR="004B254F">
        <w:t>s</w:t>
      </w:r>
      <w:r>
        <w:t xml:space="preserve"> ich die Zeit ein wenig </w:t>
      </w:r>
      <w:r w:rsidR="004B254F">
        <w:t>u</w:t>
      </w:r>
      <w:r w:rsidR="00622FAB">
        <w:t xml:space="preserve">nterschätzt </w:t>
      </w:r>
      <w:r w:rsidR="00F754D2">
        <w:t xml:space="preserve">habe. </w:t>
      </w:r>
      <w:r w:rsidR="00743149">
        <w:t xml:space="preserve">Jedoch bin ich mit dem Zeitbudget, welches ich noch </w:t>
      </w:r>
      <w:r w:rsidR="00EB40B2">
        <w:t>übrighatte</w:t>
      </w:r>
      <w:r w:rsidR="00FC70F4">
        <w:t>,</w:t>
      </w:r>
      <w:r w:rsidR="00743149">
        <w:t xml:space="preserve"> zufrieden, da ich </w:t>
      </w:r>
      <w:r w:rsidR="004B254F">
        <w:t xml:space="preserve">dennoch </w:t>
      </w:r>
      <w:r w:rsidR="00743149">
        <w:t>ziemlich gut fertig geworden bin.</w:t>
      </w:r>
    </w:p>
    <w:p w14:paraId="7A3FD100" w14:textId="586C088B" w:rsidR="00743149" w:rsidRDefault="00743149" w:rsidP="0042334D">
      <w:pPr>
        <w:pStyle w:val="berschrift2"/>
      </w:pPr>
      <w:bookmarkStart w:id="81" w:name="_Toc96639187"/>
      <w:r>
        <w:t>Cordova</w:t>
      </w:r>
      <w:bookmarkEnd w:id="81"/>
    </w:p>
    <w:p w14:paraId="4390B3C8" w14:textId="7BEB77EE" w:rsidR="00743149" w:rsidRPr="00743149" w:rsidRDefault="00E341F2" w:rsidP="00743149">
      <w:r>
        <w:t xml:space="preserve">Das grösste </w:t>
      </w:r>
      <w:r w:rsidR="00FC70F4">
        <w:t>Problem,</w:t>
      </w:r>
      <w:r>
        <w:t xml:space="preserve"> welchem ich gegenüber stand</w:t>
      </w:r>
      <w:r w:rsidR="004B254F">
        <w:t xml:space="preserve">, </w:t>
      </w:r>
      <w:r>
        <w:t>war</w:t>
      </w:r>
      <w:r w:rsidR="00FC70F4">
        <w:t xml:space="preserve">, </w:t>
      </w:r>
      <w:r>
        <w:t xml:space="preserve">als ich das erste </w:t>
      </w:r>
      <w:r w:rsidR="00EB40B2">
        <w:t>Mal</w:t>
      </w:r>
      <w:r>
        <w:t xml:space="preserve"> versucht habe</w:t>
      </w:r>
      <w:r w:rsidR="004B254F">
        <w:t>,</w:t>
      </w:r>
      <w:r>
        <w:t xml:space="preserve"> </w:t>
      </w:r>
      <w:r w:rsidR="00FC70F4">
        <w:t>eine .APK Datei zu erstellen. Es stellte sich heraus</w:t>
      </w:r>
      <w:r w:rsidR="004B254F">
        <w:t>,</w:t>
      </w:r>
      <w:r w:rsidR="00FC70F4">
        <w:t xml:space="preserve"> das</w:t>
      </w:r>
      <w:r w:rsidR="004B254F">
        <w:t>s</w:t>
      </w:r>
      <w:r w:rsidR="00FC70F4">
        <w:t xml:space="preserve"> ich einerseits ein notwendiges Programm noch nicht installiert hatte. Ebenso verlangt Cordova eine ganz bestimmte Version von einem Programm, welche ich nur durch langes Suchen in den erweiterten Einstellungen des Programms gefunden und anschliessend installiert hatte. Nachdem dies gelöst war</w:t>
      </w:r>
      <w:r w:rsidR="004B254F">
        <w:t>,</w:t>
      </w:r>
      <w:r w:rsidR="00FC70F4">
        <w:t xml:space="preserve"> lief die ganze Entwicklung mit Cordova reibungslos ab. </w:t>
      </w:r>
    </w:p>
    <w:p w14:paraId="5F6426FF" w14:textId="5D03EA49" w:rsidR="0042334D" w:rsidRDefault="0042334D" w:rsidP="0042334D">
      <w:pPr>
        <w:pStyle w:val="berschrift2"/>
      </w:pPr>
      <w:bookmarkStart w:id="82" w:name="_Toc96639188"/>
      <w:r>
        <w:t>Fazit</w:t>
      </w:r>
      <w:bookmarkEnd w:id="82"/>
    </w:p>
    <w:p w14:paraId="3270032C" w14:textId="60D94EB8" w:rsidR="004F0C76" w:rsidRPr="004F0C76" w:rsidRDefault="00743149" w:rsidP="004F0C76">
      <w:r>
        <w:t xml:space="preserve">Diese Semesterarbeit war bisher mein </w:t>
      </w:r>
      <w:r w:rsidR="004B254F">
        <w:t>umfangreichstes</w:t>
      </w:r>
      <w:r>
        <w:t xml:space="preserve"> Projekt, jedoch kann ich mit Stolz sagen</w:t>
      </w:r>
      <w:r w:rsidR="004B254F">
        <w:t>,</w:t>
      </w:r>
      <w:r>
        <w:t xml:space="preserve"> da</w:t>
      </w:r>
      <w:r w:rsidR="004B254F">
        <w:t>s</w:t>
      </w:r>
      <w:r>
        <w:t>s ich zufrieden bin. Ich habe das erreicht</w:t>
      </w:r>
      <w:r w:rsidR="004B254F">
        <w:t>,</w:t>
      </w:r>
      <w:r>
        <w:t xml:space="preserve"> was ich machen wollte, und finde</w:t>
      </w:r>
      <w:r w:rsidR="004B254F">
        <w:t>,</w:t>
      </w:r>
      <w:r>
        <w:t xml:space="preserve"> das</w:t>
      </w:r>
      <w:r w:rsidR="004B254F">
        <w:t>s</w:t>
      </w:r>
      <w:r>
        <w:t xml:space="preserve"> meine App auch nach der Abgabe des Projektes einen Sinn und einen Nutzen hat. Leider habe ich nicht alle Funktionen implementieren können, jedoch bedaure ich das nicht allzu sehr, da diese Funktionen die Nutzerfreundlichkeit eventuell zerstört hätten. Weiterführend fand ich es </w:t>
      </w:r>
      <w:r w:rsidR="00EB40B2">
        <w:t>grossartig</w:t>
      </w:r>
      <w:r w:rsidR="004B254F">
        <w:t>,</w:t>
      </w:r>
      <w:r>
        <w:t xml:space="preserve"> mich noch einmal mit Cordova auseinanderzusetzen und diese erweitert mit SQLite verwendet zu haben.</w:t>
      </w:r>
      <w:r w:rsidR="00EB40B2">
        <w:t xml:space="preserve"> Im Grossen und Ganzen kann ich sagen</w:t>
      </w:r>
      <w:r w:rsidR="004B254F">
        <w:t>,</w:t>
      </w:r>
      <w:r w:rsidR="00EB40B2">
        <w:t xml:space="preserve"> da</w:t>
      </w:r>
      <w:r w:rsidR="004B254F">
        <w:t>s</w:t>
      </w:r>
      <w:r w:rsidR="00EB40B2">
        <w:t>s dieses Projekt bisher am interessantesten, nervenaufreibendsten und befriedigendsten von all den Projekten war</w:t>
      </w:r>
      <w:r w:rsidR="004B254F">
        <w:t>,</w:t>
      </w:r>
      <w:r w:rsidR="00EB40B2">
        <w:t xml:space="preserve"> welche ich bisher gemacht hatte.</w:t>
      </w:r>
    </w:p>
    <w:p w14:paraId="799ED54C" w14:textId="7ACC274E" w:rsidR="0042334D" w:rsidRDefault="0042436A" w:rsidP="0042334D">
      <w:pPr>
        <w:pStyle w:val="berschrift1"/>
      </w:pPr>
      <w:bookmarkStart w:id="83" w:name="_Toc96639189"/>
      <w:r>
        <w:t>Anleitungen</w:t>
      </w:r>
      <w:bookmarkEnd w:id="83"/>
    </w:p>
    <w:p w14:paraId="08C7EEEE" w14:textId="24AFD219" w:rsidR="0042436A" w:rsidRDefault="0042436A" w:rsidP="0042436A">
      <w:pPr>
        <w:pStyle w:val="berschrift2"/>
      </w:pPr>
      <w:bookmarkStart w:id="84" w:name="_Toc96639190"/>
      <w:r>
        <w:t>Installation</w:t>
      </w:r>
      <w:bookmarkEnd w:id="84"/>
    </w:p>
    <w:p w14:paraId="081BBD3C" w14:textId="43DD42B4" w:rsidR="0042436A" w:rsidRDefault="0042436A" w:rsidP="0042436A">
      <w:pPr>
        <w:pStyle w:val="Listenabsatz"/>
        <w:numPr>
          <w:ilvl w:val="0"/>
          <w:numId w:val="16"/>
        </w:numPr>
      </w:pPr>
      <w:proofErr w:type="spellStart"/>
      <w:r>
        <w:t>Freezing_Inventory.apk</w:t>
      </w:r>
      <w:proofErr w:type="spellEnd"/>
      <w:r>
        <w:t xml:space="preserve"> von der GitHub release Page herunterladen</w:t>
      </w:r>
    </w:p>
    <w:p w14:paraId="1A54D001" w14:textId="5A56F306" w:rsidR="0042436A" w:rsidRDefault="0042436A" w:rsidP="0042436A">
      <w:pPr>
        <w:pStyle w:val="Listenabsatz"/>
        <w:numPr>
          <w:ilvl w:val="0"/>
          <w:numId w:val="16"/>
        </w:numPr>
      </w:pPr>
      <w:r>
        <w:t>Im Dateimanager des Handys auf die .</w:t>
      </w:r>
      <w:proofErr w:type="spellStart"/>
      <w:r>
        <w:t>apk</w:t>
      </w:r>
      <w:proofErr w:type="spellEnd"/>
      <w:r>
        <w:t xml:space="preserve"> Datei klicken und per Paketinstallation installieren</w:t>
      </w:r>
    </w:p>
    <w:p w14:paraId="54B61ACD" w14:textId="28504C3B" w:rsidR="0042436A" w:rsidRPr="0042436A" w:rsidRDefault="0042436A" w:rsidP="0042436A">
      <w:pPr>
        <w:pStyle w:val="Listenabsatz"/>
        <w:numPr>
          <w:ilvl w:val="0"/>
          <w:numId w:val="16"/>
        </w:numPr>
      </w:pPr>
      <w:r>
        <w:t>Warnung Ignorieren (Wird immer bei .</w:t>
      </w:r>
      <w:proofErr w:type="spellStart"/>
      <w:r>
        <w:t>apk</w:t>
      </w:r>
      <w:proofErr w:type="spellEnd"/>
      <w:r>
        <w:t xml:space="preserve"> Dateien </w:t>
      </w:r>
      <w:r w:rsidR="001C3BCE">
        <w:t>a</w:t>
      </w:r>
      <w:r>
        <w:t>ngezeigt)</w:t>
      </w:r>
    </w:p>
    <w:p w14:paraId="1A14991C" w14:textId="7283F98D" w:rsidR="0042436A" w:rsidRDefault="0042436A" w:rsidP="0042436A">
      <w:pPr>
        <w:pStyle w:val="berschrift2"/>
      </w:pPr>
      <w:bookmarkStart w:id="85" w:name="_Toc96639191"/>
      <w:r>
        <w:t>Benutzeranleitung</w:t>
      </w:r>
      <w:bookmarkEnd w:id="85"/>
    </w:p>
    <w:p w14:paraId="7990E7D8" w14:textId="09624424" w:rsidR="00947B56" w:rsidRDefault="00947B56" w:rsidP="0042436A">
      <w:r w:rsidRPr="00947B56">
        <w:rPr>
          <w:b/>
          <w:bCs/>
        </w:rPr>
        <w:t>Übersicht</w:t>
      </w:r>
      <w:r>
        <w:t>: Auf dieser Seite kann man all seine Artikel sehen, welche man in der Datenbank hat. Im Dropdown Menu kann man auswählen nach was für einer Kategorie gefiltert werden soll.</w:t>
      </w:r>
    </w:p>
    <w:p w14:paraId="19DCBF72" w14:textId="3357B60B" w:rsidR="00947B56" w:rsidRDefault="00947B56" w:rsidP="0042436A">
      <w:r w:rsidRPr="00947B56">
        <w:rPr>
          <w:b/>
          <w:bCs/>
        </w:rPr>
        <w:lastRenderedPageBreak/>
        <w:t>Verbrauch</w:t>
      </w:r>
      <w:r>
        <w:rPr>
          <w:b/>
          <w:bCs/>
        </w:rPr>
        <w:t xml:space="preserve">: </w:t>
      </w:r>
      <w:r>
        <w:t xml:space="preserve">Auf dieser Seite kann man in der Dropdownliste einen Artikel auswählen, welchen man </w:t>
      </w:r>
      <w:r w:rsidR="001C3BCE">
        <w:t>v</w:t>
      </w:r>
      <w:r>
        <w:t>erb</w:t>
      </w:r>
      <w:r w:rsidR="001C3BCE">
        <w:t>r</w:t>
      </w:r>
      <w:r>
        <w:t>auchen möchte. Im Feld «Anzahl» kann man dann die Anzahl angeben, welche man verbrauchen will und dann auf «Verbrauchen» klicken. Folglich reduziert es den Artikel um besagte Anzahl und wenn die Zahl 0 und kleiner ist, wird der Artikel gelöscht.</w:t>
      </w:r>
    </w:p>
    <w:p w14:paraId="329A4ABE" w14:textId="77777777" w:rsidR="00947B56" w:rsidRDefault="00947B56" w:rsidP="0042436A">
      <w:r w:rsidRPr="00947B56">
        <w:rPr>
          <w:b/>
          <w:bCs/>
        </w:rPr>
        <w:t>Verwalten</w:t>
      </w:r>
      <w:r>
        <w:t xml:space="preserve">: </w:t>
      </w:r>
    </w:p>
    <w:p w14:paraId="3E9E95B5" w14:textId="0FE1F713" w:rsidR="00947B56" w:rsidRDefault="00947B56" w:rsidP="00947B56">
      <w:pPr>
        <w:ind w:firstLine="708"/>
      </w:pPr>
      <w:r w:rsidRPr="00947B56">
        <w:rPr>
          <w:b/>
          <w:bCs/>
        </w:rPr>
        <w:t>Hinzufügen</w:t>
      </w:r>
      <w:r>
        <w:t xml:space="preserve">: Auf dieser Seite kann man neue Artikel wie auch neue Kategorien hinzufügen. </w:t>
      </w:r>
      <w:r w:rsidR="00E31A4E">
        <w:t xml:space="preserve">Wenn man einen neuen Artikel hinzufügen </w:t>
      </w:r>
      <w:r w:rsidR="00A22C68">
        <w:t>möchte,</w:t>
      </w:r>
      <w:r w:rsidR="00E31A4E">
        <w:t xml:space="preserve"> wählt man eine Kategorie aus der Dropdownliste aus und gibt entsprechende Eckdaten wir Name, Anzahl und Ablaufdatum an und fügt diese durch den Knopf «Hinzufügen» hinzu. Wenn man jedoch eine </w:t>
      </w:r>
      <w:r w:rsidR="00A22C68">
        <w:t>neue</w:t>
      </w:r>
      <w:r w:rsidR="00E31A4E">
        <w:t xml:space="preserve"> Kategorie hinzufügen </w:t>
      </w:r>
      <w:r w:rsidR="00A22C68">
        <w:t>möchte,</w:t>
      </w:r>
      <w:r w:rsidR="00E31A4E">
        <w:t xml:space="preserve"> wählt man in dem Dropdownmenu «Neue Kategorie» aus. Folglich schreibt man in das Feld «</w:t>
      </w:r>
      <w:proofErr w:type="spellStart"/>
      <w:r w:rsidR="00E31A4E">
        <w:t>Kategoriename</w:t>
      </w:r>
      <w:proofErr w:type="spellEnd"/>
      <w:r w:rsidR="00E31A4E">
        <w:t>» den Namen der Kategorie hinein, welche man hinzufügen möchte und drückt anschliessend auf den Knopf «Hinzufügen».</w:t>
      </w:r>
    </w:p>
    <w:p w14:paraId="74486E42" w14:textId="393E5CBC" w:rsidR="00E31A4E" w:rsidRPr="00E31A4E" w:rsidRDefault="00947B56" w:rsidP="00E31A4E">
      <w:pPr>
        <w:ind w:firstLine="708"/>
        <w:rPr>
          <w:bCs/>
        </w:rPr>
      </w:pPr>
      <w:r>
        <w:rPr>
          <w:b/>
          <w:bCs/>
        </w:rPr>
        <w:t>Bearbeiten</w:t>
      </w:r>
      <w:r>
        <w:t xml:space="preserve">: </w:t>
      </w:r>
      <w:r>
        <w:rPr>
          <w:b/>
          <w:bCs/>
        </w:rPr>
        <w:t xml:space="preserve"> </w:t>
      </w:r>
      <w:r w:rsidR="00E31A4E">
        <w:rPr>
          <w:bCs/>
        </w:rPr>
        <w:t>Auf dieser Seite kann man die Eckdaten eines Artikels überarbeiten. Man wählt aus der Dropdownliste den gewünschten Artikel und die Eckdaten werden folglich in die gleichnamigen Eingabefelder geschrieben. Anschliessend kann man in den Eingabefeldern die Eckdaten verändern und wenn man den Prozess abschliessen möchte, drückt man auf den Knopf «Speichern».</w:t>
      </w:r>
    </w:p>
    <w:p w14:paraId="3312F069" w14:textId="761EA0CA" w:rsidR="005355FD" w:rsidRDefault="00947B56" w:rsidP="005355FD">
      <w:pPr>
        <w:ind w:firstLine="708"/>
      </w:pPr>
      <w:r>
        <w:rPr>
          <w:b/>
          <w:bCs/>
        </w:rPr>
        <w:t>Löschen</w:t>
      </w:r>
      <w:r>
        <w:t>:</w:t>
      </w:r>
      <w:r w:rsidR="005355FD">
        <w:t xml:space="preserve"> Diese Seite funktioniert genau gleich wie die Verbrauch Seite. Man wählt einen Artikel aus der Dropdownliste aus und gibt man wie viele man davon verbrauchen will und drückt abschliessend auf «Löschen». Die Artikel werden nur gelöscht, wenn die Verbrauchsanzahl grösser ist als die Mengenanzahl des Artikels.</w:t>
      </w:r>
    </w:p>
    <w:p w14:paraId="08E8F4C7" w14:textId="6546A0F5" w:rsidR="00F335CB" w:rsidRDefault="00F335CB" w:rsidP="00F335CB">
      <w:pPr>
        <w:pStyle w:val="berschrift1"/>
      </w:pPr>
      <w:bookmarkStart w:id="86" w:name="_Toc96639192"/>
      <w:r>
        <w:t>Abbildungsverzeichnis</w:t>
      </w:r>
      <w:bookmarkEnd w:id="86"/>
    </w:p>
    <w:p w14:paraId="247F5E4D" w14:textId="77777777" w:rsidR="000976F9" w:rsidRDefault="001D6FDB">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r w:rsidR="000976F9">
        <w:rPr>
          <w:noProof/>
        </w:rPr>
        <w:t>Abbildung 1 Android Logo</w:t>
      </w:r>
      <w:r w:rsidR="000976F9">
        <w:rPr>
          <w:noProof/>
          <w:webHidden/>
        </w:rPr>
        <w:tab/>
      </w:r>
    </w:p>
    <w:p w14:paraId="45517608" w14:textId="77777777" w:rsidR="000976F9" w:rsidRDefault="000976F9">
      <w:pPr>
        <w:pStyle w:val="Abbildungsverzeichnis"/>
        <w:tabs>
          <w:tab w:val="right" w:leader="dot" w:pos="9062"/>
        </w:tabs>
        <w:rPr>
          <w:rFonts w:eastAsiaTheme="minorEastAsia"/>
          <w:noProof/>
          <w:lang w:eastAsia="de-CH"/>
        </w:rPr>
      </w:pPr>
      <w:r>
        <w:rPr>
          <w:noProof/>
        </w:rPr>
        <w:t>Abbildung 2 IOS Logo</w:t>
      </w:r>
      <w:r>
        <w:rPr>
          <w:noProof/>
          <w:webHidden/>
        </w:rPr>
        <w:tab/>
      </w:r>
    </w:p>
    <w:p w14:paraId="6129E460" w14:textId="77777777" w:rsidR="000976F9" w:rsidRDefault="000976F9">
      <w:pPr>
        <w:pStyle w:val="Abbildungsverzeichnis"/>
        <w:tabs>
          <w:tab w:val="right" w:leader="dot" w:pos="9062"/>
        </w:tabs>
        <w:rPr>
          <w:rFonts w:eastAsiaTheme="minorEastAsia"/>
          <w:noProof/>
          <w:lang w:eastAsia="de-CH"/>
        </w:rPr>
      </w:pPr>
      <w:r>
        <w:rPr>
          <w:noProof/>
        </w:rPr>
        <w:t>Abbildung 3 Native</w:t>
      </w:r>
      <w:r>
        <w:rPr>
          <w:noProof/>
          <w:webHidden/>
        </w:rPr>
        <w:tab/>
      </w:r>
    </w:p>
    <w:p w14:paraId="1F2B1E0E" w14:textId="77777777" w:rsidR="000976F9" w:rsidRDefault="000976F9">
      <w:pPr>
        <w:pStyle w:val="Abbildungsverzeichnis"/>
        <w:tabs>
          <w:tab w:val="right" w:leader="dot" w:pos="9062"/>
        </w:tabs>
        <w:rPr>
          <w:rFonts w:eastAsiaTheme="minorEastAsia"/>
          <w:noProof/>
          <w:lang w:eastAsia="de-CH"/>
        </w:rPr>
      </w:pPr>
      <w:r>
        <w:rPr>
          <w:noProof/>
        </w:rPr>
        <w:t>Abbildung 4 Webapp</w:t>
      </w:r>
      <w:r>
        <w:rPr>
          <w:noProof/>
          <w:webHidden/>
        </w:rPr>
        <w:tab/>
      </w:r>
    </w:p>
    <w:p w14:paraId="542CB722" w14:textId="77777777" w:rsidR="000976F9" w:rsidRDefault="000976F9">
      <w:pPr>
        <w:pStyle w:val="Abbildungsverzeichnis"/>
        <w:tabs>
          <w:tab w:val="right" w:leader="dot" w:pos="9062"/>
        </w:tabs>
        <w:rPr>
          <w:rFonts w:eastAsiaTheme="minorEastAsia"/>
          <w:noProof/>
          <w:lang w:eastAsia="de-CH"/>
        </w:rPr>
      </w:pPr>
      <w:r>
        <w:rPr>
          <w:noProof/>
        </w:rPr>
        <w:t>Abbildung 5 Hybrid</w:t>
      </w:r>
      <w:r>
        <w:rPr>
          <w:noProof/>
          <w:webHidden/>
        </w:rPr>
        <w:tab/>
      </w:r>
    </w:p>
    <w:p w14:paraId="527A6818" w14:textId="77777777" w:rsidR="000976F9" w:rsidRDefault="000976F9">
      <w:pPr>
        <w:pStyle w:val="Abbildungsverzeichnis"/>
        <w:tabs>
          <w:tab w:val="right" w:leader="dot" w:pos="9062"/>
        </w:tabs>
        <w:rPr>
          <w:rFonts w:eastAsiaTheme="minorEastAsia"/>
          <w:noProof/>
          <w:lang w:eastAsia="de-CH"/>
        </w:rPr>
      </w:pPr>
      <w:r>
        <w:rPr>
          <w:noProof/>
        </w:rPr>
        <w:t>Abbildung 6 Firebase Logo</w:t>
      </w:r>
      <w:r>
        <w:rPr>
          <w:noProof/>
          <w:webHidden/>
        </w:rPr>
        <w:tab/>
      </w:r>
    </w:p>
    <w:p w14:paraId="3CF84B44" w14:textId="77777777" w:rsidR="000976F9" w:rsidRDefault="000976F9">
      <w:pPr>
        <w:pStyle w:val="Abbildungsverzeichnis"/>
        <w:tabs>
          <w:tab w:val="right" w:leader="dot" w:pos="9062"/>
        </w:tabs>
        <w:rPr>
          <w:rFonts w:eastAsiaTheme="minorEastAsia"/>
          <w:noProof/>
          <w:lang w:eastAsia="de-CH"/>
        </w:rPr>
      </w:pPr>
      <w:r>
        <w:rPr>
          <w:noProof/>
        </w:rPr>
        <w:t>Abbildung 7 SQLite Logo</w:t>
      </w:r>
      <w:r>
        <w:rPr>
          <w:noProof/>
          <w:webHidden/>
        </w:rPr>
        <w:tab/>
      </w:r>
    </w:p>
    <w:p w14:paraId="1C6C54C9" w14:textId="77777777" w:rsidR="000976F9" w:rsidRDefault="000976F9">
      <w:pPr>
        <w:pStyle w:val="Abbildungsverzeichnis"/>
        <w:tabs>
          <w:tab w:val="right" w:leader="dot" w:pos="9062"/>
        </w:tabs>
        <w:rPr>
          <w:rFonts w:eastAsiaTheme="minorEastAsia"/>
          <w:noProof/>
          <w:lang w:eastAsia="de-CH"/>
        </w:rPr>
      </w:pPr>
      <w:r>
        <w:rPr>
          <w:noProof/>
        </w:rPr>
        <w:t>Abbildung 8 Cordova Logo</w:t>
      </w:r>
      <w:r>
        <w:rPr>
          <w:noProof/>
          <w:webHidden/>
        </w:rPr>
        <w:tab/>
      </w:r>
    </w:p>
    <w:p w14:paraId="02FD57C6" w14:textId="77777777" w:rsidR="000976F9" w:rsidRDefault="000976F9">
      <w:pPr>
        <w:pStyle w:val="Abbildungsverzeichnis"/>
        <w:tabs>
          <w:tab w:val="right" w:leader="dot" w:pos="9062"/>
        </w:tabs>
        <w:rPr>
          <w:rFonts w:eastAsiaTheme="minorEastAsia"/>
          <w:noProof/>
          <w:lang w:eastAsia="de-CH"/>
        </w:rPr>
      </w:pPr>
      <w:r>
        <w:rPr>
          <w:noProof/>
        </w:rPr>
        <w:t>Abbildung 9 Flutter Logo</w:t>
      </w:r>
      <w:r>
        <w:rPr>
          <w:noProof/>
          <w:webHidden/>
        </w:rPr>
        <w:tab/>
      </w:r>
    </w:p>
    <w:p w14:paraId="4C1CF59C" w14:textId="77777777" w:rsidR="000976F9" w:rsidRDefault="000976F9">
      <w:pPr>
        <w:pStyle w:val="Abbildungsverzeichnis"/>
        <w:tabs>
          <w:tab w:val="right" w:leader="dot" w:pos="9062"/>
        </w:tabs>
        <w:rPr>
          <w:rFonts w:eastAsiaTheme="minorEastAsia"/>
          <w:noProof/>
          <w:lang w:eastAsia="de-CH"/>
        </w:rPr>
      </w:pPr>
      <w:r>
        <w:rPr>
          <w:noProof/>
        </w:rPr>
        <w:t>Abbildung 10 Mock-Up</w:t>
      </w:r>
      <w:r>
        <w:rPr>
          <w:noProof/>
          <w:webHidden/>
        </w:rPr>
        <w:tab/>
      </w:r>
    </w:p>
    <w:p w14:paraId="0E0741BC" w14:textId="77777777" w:rsidR="000976F9" w:rsidRDefault="000976F9">
      <w:pPr>
        <w:pStyle w:val="Abbildungsverzeichnis"/>
        <w:tabs>
          <w:tab w:val="right" w:leader="dot" w:pos="9062"/>
        </w:tabs>
        <w:rPr>
          <w:rFonts w:eastAsiaTheme="minorEastAsia"/>
          <w:noProof/>
          <w:lang w:eastAsia="de-CH"/>
        </w:rPr>
      </w:pPr>
      <w:r>
        <w:rPr>
          <w:noProof/>
        </w:rPr>
        <w:t>Abbildung 11 Storyboard</w:t>
      </w:r>
      <w:r>
        <w:rPr>
          <w:noProof/>
          <w:webHidden/>
        </w:rPr>
        <w:tab/>
      </w:r>
    </w:p>
    <w:p w14:paraId="47718E88" w14:textId="77777777" w:rsidR="000976F9" w:rsidRDefault="000976F9">
      <w:pPr>
        <w:pStyle w:val="Abbildungsverzeichnis"/>
        <w:tabs>
          <w:tab w:val="right" w:leader="dot" w:pos="9062"/>
        </w:tabs>
        <w:rPr>
          <w:rFonts w:eastAsiaTheme="minorEastAsia"/>
          <w:noProof/>
          <w:lang w:eastAsia="de-CH"/>
        </w:rPr>
      </w:pPr>
      <w:r>
        <w:rPr>
          <w:noProof/>
        </w:rPr>
        <w:t>Abbildung 12 ERD</w:t>
      </w:r>
      <w:r>
        <w:rPr>
          <w:noProof/>
          <w:webHidden/>
        </w:rPr>
        <w:tab/>
      </w:r>
    </w:p>
    <w:p w14:paraId="6A75CAF3" w14:textId="77777777" w:rsidR="000976F9" w:rsidRDefault="000976F9">
      <w:pPr>
        <w:pStyle w:val="Abbildungsverzeichnis"/>
        <w:tabs>
          <w:tab w:val="right" w:leader="dot" w:pos="9062"/>
        </w:tabs>
        <w:rPr>
          <w:rFonts w:eastAsiaTheme="minorEastAsia"/>
          <w:noProof/>
          <w:lang w:eastAsia="de-CH"/>
        </w:rPr>
      </w:pPr>
      <w:r>
        <w:rPr>
          <w:noProof/>
        </w:rPr>
        <w:t>Abbildung 13 GitHub Logo</w:t>
      </w:r>
      <w:r>
        <w:rPr>
          <w:noProof/>
          <w:webHidden/>
        </w:rPr>
        <w:tab/>
      </w:r>
    </w:p>
    <w:p w14:paraId="6199BB2E" w14:textId="43F7BA6C" w:rsidR="001D6FDB" w:rsidRPr="001D6FDB" w:rsidRDefault="001D6FDB" w:rsidP="001D6FDB">
      <w:r>
        <w:fldChar w:fldCharType="end"/>
      </w:r>
    </w:p>
    <w:sectPr w:rsidR="001D6FDB" w:rsidRPr="001D6FDB" w:rsidSect="00E73DAC">
      <w:headerReference w:type="default" r:id="rId26"/>
      <w:footerReference w:type="default" r:id="rId2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8F2B3" w14:textId="77777777" w:rsidR="006367CA" w:rsidRDefault="006367CA" w:rsidP="00E73DAC">
      <w:pPr>
        <w:spacing w:after="0" w:line="240" w:lineRule="auto"/>
      </w:pPr>
      <w:r>
        <w:separator/>
      </w:r>
    </w:p>
  </w:endnote>
  <w:endnote w:type="continuationSeparator" w:id="0">
    <w:p w14:paraId="711A2572" w14:textId="77777777" w:rsidR="006367CA" w:rsidRDefault="006367CA" w:rsidP="00E73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3E52" w14:textId="599D2819" w:rsidR="00E73DAC" w:rsidRDefault="00E73DAC">
    <w:pPr>
      <w:pStyle w:val="Fuzeile"/>
    </w:pPr>
    <w:r>
      <w:t>Remo Thim</w:t>
    </w:r>
    <w:r>
      <w:tab/>
    </w:r>
    <w:r w:rsidR="00F82273">
      <w:t>24.02.2022</w:t>
    </w:r>
    <w:r>
      <w:tab/>
      <w:t xml:space="preserve">Seite </w:t>
    </w:r>
    <w:r>
      <w:fldChar w:fldCharType="begin"/>
    </w:r>
    <w:r>
      <w:instrText xml:space="preserve"> PAGE   \* MERGEFORMAT </w:instrText>
    </w:r>
    <w:r>
      <w:fldChar w:fldCharType="separate"/>
    </w:r>
    <w:r>
      <w:rPr>
        <w:noProof/>
      </w:rPr>
      <w:t>2</w:t>
    </w:r>
    <w:r>
      <w:fldChar w:fldCharType="end"/>
    </w:r>
    <w:r>
      <w:t xml:space="preserve"> von </w:t>
    </w:r>
    <w:r w:rsidR="006367CA">
      <w:fldChar w:fldCharType="begin"/>
    </w:r>
    <w:r w:rsidR="006367CA">
      <w:instrText xml:space="preserve"> NUMPAGES   \* MERGEFORMAT </w:instrText>
    </w:r>
    <w:r w:rsidR="006367CA">
      <w:fldChar w:fldCharType="separate"/>
    </w:r>
    <w:r>
      <w:rPr>
        <w:noProof/>
      </w:rPr>
      <w:t>2</w:t>
    </w:r>
    <w:r w:rsidR="006367C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564A3" w14:textId="77777777" w:rsidR="006367CA" w:rsidRDefault="006367CA" w:rsidP="00E73DAC">
      <w:pPr>
        <w:spacing w:after="0" w:line="240" w:lineRule="auto"/>
      </w:pPr>
      <w:r>
        <w:separator/>
      </w:r>
    </w:p>
  </w:footnote>
  <w:footnote w:type="continuationSeparator" w:id="0">
    <w:p w14:paraId="7A0FD76E" w14:textId="77777777" w:rsidR="006367CA" w:rsidRDefault="006367CA" w:rsidP="00E73D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CA6A1" w14:textId="38AF1496" w:rsidR="00E73DAC" w:rsidRDefault="00A81BAC">
    <w:pPr>
      <w:pStyle w:val="Kopfzeile"/>
    </w:pPr>
    <w:r>
      <w:t xml:space="preserve">Freezing </w:t>
    </w:r>
    <w:proofErr w:type="spellStart"/>
    <w:r>
      <w:t>Inventory</w:t>
    </w:r>
    <w:proofErr w:type="spellEnd"/>
    <w:r w:rsidR="00E73DAC">
      <w:tab/>
      <w:t>Dokumentation</w:t>
    </w:r>
    <w:r w:rsidR="00E73DA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029AC"/>
    <w:multiLevelType w:val="hybridMultilevel"/>
    <w:tmpl w:val="0D105B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8731B7C"/>
    <w:multiLevelType w:val="hybridMultilevel"/>
    <w:tmpl w:val="4F34F29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D642AAD"/>
    <w:multiLevelType w:val="hybridMultilevel"/>
    <w:tmpl w:val="BACCC4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51F4E24"/>
    <w:multiLevelType w:val="hybridMultilevel"/>
    <w:tmpl w:val="7E0CFC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8A33BC1"/>
    <w:multiLevelType w:val="hybridMultilevel"/>
    <w:tmpl w:val="4888F1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5CF7C6F"/>
    <w:multiLevelType w:val="hybridMultilevel"/>
    <w:tmpl w:val="ACE8EF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8BE0F50"/>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3A1A32F1"/>
    <w:multiLevelType w:val="hybridMultilevel"/>
    <w:tmpl w:val="1CB237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4C62202"/>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0AC157E"/>
    <w:multiLevelType w:val="hybridMultilevel"/>
    <w:tmpl w:val="5E149B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35E067A"/>
    <w:multiLevelType w:val="hybridMultilevel"/>
    <w:tmpl w:val="62EC9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D4363C3"/>
    <w:multiLevelType w:val="hybridMultilevel"/>
    <w:tmpl w:val="172E87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0524474"/>
    <w:multiLevelType w:val="hybridMultilevel"/>
    <w:tmpl w:val="8B84D5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B1364EB"/>
    <w:multiLevelType w:val="hybridMultilevel"/>
    <w:tmpl w:val="C31C7E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C192FD7"/>
    <w:multiLevelType w:val="hybridMultilevel"/>
    <w:tmpl w:val="E4BEDB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7EED13AF"/>
    <w:multiLevelType w:val="hybridMultilevel"/>
    <w:tmpl w:val="CBF652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5"/>
  </w:num>
  <w:num w:numId="4">
    <w:abstractNumId w:val="0"/>
  </w:num>
  <w:num w:numId="5">
    <w:abstractNumId w:val="12"/>
  </w:num>
  <w:num w:numId="6">
    <w:abstractNumId w:val="11"/>
  </w:num>
  <w:num w:numId="7">
    <w:abstractNumId w:val="15"/>
  </w:num>
  <w:num w:numId="8">
    <w:abstractNumId w:val="4"/>
  </w:num>
  <w:num w:numId="9">
    <w:abstractNumId w:val="2"/>
  </w:num>
  <w:num w:numId="10">
    <w:abstractNumId w:val="7"/>
  </w:num>
  <w:num w:numId="11">
    <w:abstractNumId w:val="10"/>
  </w:num>
  <w:num w:numId="12">
    <w:abstractNumId w:val="9"/>
  </w:num>
  <w:num w:numId="13">
    <w:abstractNumId w:val="14"/>
  </w:num>
  <w:num w:numId="14">
    <w:abstractNumId w:val="3"/>
  </w:num>
  <w:num w:numId="15">
    <w:abstractNumId w:val="13"/>
  </w:num>
  <w:num w:numId="1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ke.thim@gmx.ch">
    <w15:presenceInfo w15:providerId="Windows Live" w15:userId="24e05c70b3cb5c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01E"/>
    <w:rsid w:val="0001466B"/>
    <w:rsid w:val="000159B9"/>
    <w:rsid w:val="00052B41"/>
    <w:rsid w:val="000600DF"/>
    <w:rsid w:val="000876CB"/>
    <w:rsid w:val="000905F3"/>
    <w:rsid w:val="0009116E"/>
    <w:rsid w:val="000976F9"/>
    <w:rsid w:val="000B1693"/>
    <w:rsid w:val="000B26BF"/>
    <w:rsid w:val="000D66DC"/>
    <w:rsid w:val="000F0ACD"/>
    <w:rsid w:val="00112136"/>
    <w:rsid w:val="00123A1B"/>
    <w:rsid w:val="00126905"/>
    <w:rsid w:val="00126F93"/>
    <w:rsid w:val="00137086"/>
    <w:rsid w:val="00155D15"/>
    <w:rsid w:val="00170AEF"/>
    <w:rsid w:val="00171056"/>
    <w:rsid w:val="00175A95"/>
    <w:rsid w:val="00181F76"/>
    <w:rsid w:val="00182F19"/>
    <w:rsid w:val="0019388F"/>
    <w:rsid w:val="001B1A22"/>
    <w:rsid w:val="001C3BCE"/>
    <w:rsid w:val="001D6FDB"/>
    <w:rsid w:val="001E252B"/>
    <w:rsid w:val="001E6128"/>
    <w:rsid w:val="00211DEA"/>
    <w:rsid w:val="0021337B"/>
    <w:rsid w:val="00254EAE"/>
    <w:rsid w:val="00262840"/>
    <w:rsid w:val="00273892"/>
    <w:rsid w:val="00274ACF"/>
    <w:rsid w:val="00275DCF"/>
    <w:rsid w:val="0028318E"/>
    <w:rsid w:val="002B5CEA"/>
    <w:rsid w:val="002C66F5"/>
    <w:rsid w:val="002D582E"/>
    <w:rsid w:val="00300C17"/>
    <w:rsid w:val="00302D7F"/>
    <w:rsid w:val="00305C25"/>
    <w:rsid w:val="0032779A"/>
    <w:rsid w:val="00344BF3"/>
    <w:rsid w:val="003555E4"/>
    <w:rsid w:val="00355893"/>
    <w:rsid w:val="003615FA"/>
    <w:rsid w:val="00362FDD"/>
    <w:rsid w:val="00366F95"/>
    <w:rsid w:val="003A5BEB"/>
    <w:rsid w:val="003B0391"/>
    <w:rsid w:val="003C0026"/>
    <w:rsid w:val="003C2EAD"/>
    <w:rsid w:val="003D1B33"/>
    <w:rsid w:val="003D7F95"/>
    <w:rsid w:val="003E26A1"/>
    <w:rsid w:val="003F2AE3"/>
    <w:rsid w:val="00401869"/>
    <w:rsid w:val="00403542"/>
    <w:rsid w:val="00406C4E"/>
    <w:rsid w:val="00407673"/>
    <w:rsid w:val="00411D33"/>
    <w:rsid w:val="0042334D"/>
    <w:rsid w:val="0042436A"/>
    <w:rsid w:val="00424554"/>
    <w:rsid w:val="00442D7D"/>
    <w:rsid w:val="004509C1"/>
    <w:rsid w:val="00484519"/>
    <w:rsid w:val="004871BF"/>
    <w:rsid w:val="004908BD"/>
    <w:rsid w:val="004A2F43"/>
    <w:rsid w:val="004A387A"/>
    <w:rsid w:val="004B254F"/>
    <w:rsid w:val="004F0C76"/>
    <w:rsid w:val="004F0EB5"/>
    <w:rsid w:val="005066DB"/>
    <w:rsid w:val="005355FD"/>
    <w:rsid w:val="00541AC9"/>
    <w:rsid w:val="00541CAB"/>
    <w:rsid w:val="0054635A"/>
    <w:rsid w:val="0055324A"/>
    <w:rsid w:val="0056133D"/>
    <w:rsid w:val="00583C79"/>
    <w:rsid w:val="005944B0"/>
    <w:rsid w:val="00594853"/>
    <w:rsid w:val="00597490"/>
    <w:rsid w:val="005A1DDD"/>
    <w:rsid w:val="005A4115"/>
    <w:rsid w:val="005C35B5"/>
    <w:rsid w:val="005D621F"/>
    <w:rsid w:val="005E2137"/>
    <w:rsid w:val="005F1585"/>
    <w:rsid w:val="006009AC"/>
    <w:rsid w:val="00604D15"/>
    <w:rsid w:val="00622FAB"/>
    <w:rsid w:val="00623952"/>
    <w:rsid w:val="00627BE2"/>
    <w:rsid w:val="006367CA"/>
    <w:rsid w:val="00656885"/>
    <w:rsid w:val="006724B8"/>
    <w:rsid w:val="00677F29"/>
    <w:rsid w:val="00680C99"/>
    <w:rsid w:val="00681452"/>
    <w:rsid w:val="006931ED"/>
    <w:rsid w:val="00695D17"/>
    <w:rsid w:val="006968BB"/>
    <w:rsid w:val="006A0639"/>
    <w:rsid w:val="006D4939"/>
    <w:rsid w:val="006D7753"/>
    <w:rsid w:val="006F2E2C"/>
    <w:rsid w:val="007010BC"/>
    <w:rsid w:val="00702644"/>
    <w:rsid w:val="00711EE1"/>
    <w:rsid w:val="00730B98"/>
    <w:rsid w:val="00735873"/>
    <w:rsid w:val="00740E1F"/>
    <w:rsid w:val="00743149"/>
    <w:rsid w:val="00757790"/>
    <w:rsid w:val="00762B2F"/>
    <w:rsid w:val="00776C60"/>
    <w:rsid w:val="00787224"/>
    <w:rsid w:val="007907C5"/>
    <w:rsid w:val="007923E6"/>
    <w:rsid w:val="00797FA1"/>
    <w:rsid w:val="007A1240"/>
    <w:rsid w:val="007A668C"/>
    <w:rsid w:val="007D2F8A"/>
    <w:rsid w:val="00806A89"/>
    <w:rsid w:val="0082293F"/>
    <w:rsid w:val="008460C7"/>
    <w:rsid w:val="00863399"/>
    <w:rsid w:val="008717FD"/>
    <w:rsid w:val="00895124"/>
    <w:rsid w:val="008961F0"/>
    <w:rsid w:val="008B7A21"/>
    <w:rsid w:val="008C249E"/>
    <w:rsid w:val="008E0CC4"/>
    <w:rsid w:val="00936A30"/>
    <w:rsid w:val="00943FF8"/>
    <w:rsid w:val="00947B56"/>
    <w:rsid w:val="00950F75"/>
    <w:rsid w:val="00962A57"/>
    <w:rsid w:val="00970174"/>
    <w:rsid w:val="00982DC7"/>
    <w:rsid w:val="0099584B"/>
    <w:rsid w:val="009A2045"/>
    <w:rsid w:val="009A2742"/>
    <w:rsid w:val="009C0D63"/>
    <w:rsid w:val="009E269C"/>
    <w:rsid w:val="009F32A8"/>
    <w:rsid w:val="009F52FC"/>
    <w:rsid w:val="009F548A"/>
    <w:rsid w:val="00A0785D"/>
    <w:rsid w:val="00A22C68"/>
    <w:rsid w:val="00A2356F"/>
    <w:rsid w:val="00A274EC"/>
    <w:rsid w:val="00A306E7"/>
    <w:rsid w:val="00A34DA8"/>
    <w:rsid w:val="00A525E8"/>
    <w:rsid w:val="00A600B1"/>
    <w:rsid w:val="00A77955"/>
    <w:rsid w:val="00A81BAC"/>
    <w:rsid w:val="00A835F0"/>
    <w:rsid w:val="00A912B6"/>
    <w:rsid w:val="00AB16F2"/>
    <w:rsid w:val="00AB60ED"/>
    <w:rsid w:val="00AB76F0"/>
    <w:rsid w:val="00AC5C85"/>
    <w:rsid w:val="00AD2481"/>
    <w:rsid w:val="00AD4586"/>
    <w:rsid w:val="00AF25EB"/>
    <w:rsid w:val="00B00185"/>
    <w:rsid w:val="00B13FBC"/>
    <w:rsid w:val="00B14619"/>
    <w:rsid w:val="00B35F50"/>
    <w:rsid w:val="00B37489"/>
    <w:rsid w:val="00B4771D"/>
    <w:rsid w:val="00B51CBD"/>
    <w:rsid w:val="00B53404"/>
    <w:rsid w:val="00B57010"/>
    <w:rsid w:val="00B631A2"/>
    <w:rsid w:val="00B64BD9"/>
    <w:rsid w:val="00BA68CC"/>
    <w:rsid w:val="00BB31C7"/>
    <w:rsid w:val="00BD4428"/>
    <w:rsid w:val="00C12A8A"/>
    <w:rsid w:val="00C13FA3"/>
    <w:rsid w:val="00C334C1"/>
    <w:rsid w:val="00C45A2A"/>
    <w:rsid w:val="00C51711"/>
    <w:rsid w:val="00C63C0A"/>
    <w:rsid w:val="00C64F3A"/>
    <w:rsid w:val="00C875B0"/>
    <w:rsid w:val="00C95780"/>
    <w:rsid w:val="00C9745F"/>
    <w:rsid w:val="00CE4E56"/>
    <w:rsid w:val="00D063FD"/>
    <w:rsid w:val="00D209AA"/>
    <w:rsid w:val="00D2398C"/>
    <w:rsid w:val="00D310F5"/>
    <w:rsid w:val="00D5001E"/>
    <w:rsid w:val="00DC6AE3"/>
    <w:rsid w:val="00DD6F50"/>
    <w:rsid w:val="00DF0354"/>
    <w:rsid w:val="00DF3974"/>
    <w:rsid w:val="00E00B55"/>
    <w:rsid w:val="00E01C0E"/>
    <w:rsid w:val="00E318C6"/>
    <w:rsid w:val="00E31A4E"/>
    <w:rsid w:val="00E332FA"/>
    <w:rsid w:val="00E333EC"/>
    <w:rsid w:val="00E341F2"/>
    <w:rsid w:val="00E43CDB"/>
    <w:rsid w:val="00E611FD"/>
    <w:rsid w:val="00E73DAC"/>
    <w:rsid w:val="00E9737A"/>
    <w:rsid w:val="00EB40B2"/>
    <w:rsid w:val="00ED5FDC"/>
    <w:rsid w:val="00ED7743"/>
    <w:rsid w:val="00EF28F0"/>
    <w:rsid w:val="00F02AE6"/>
    <w:rsid w:val="00F07B5C"/>
    <w:rsid w:val="00F13FEB"/>
    <w:rsid w:val="00F16215"/>
    <w:rsid w:val="00F20E22"/>
    <w:rsid w:val="00F335CB"/>
    <w:rsid w:val="00F37096"/>
    <w:rsid w:val="00F462C5"/>
    <w:rsid w:val="00F4730D"/>
    <w:rsid w:val="00F63F30"/>
    <w:rsid w:val="00F754D2"/>
    <w:rsid w:val="00F8210C"/>
    <w:rsid w:val="00F82273"/>
    <w:rsid w:val="00F87E91"/>
    <w:rsid w:val="00F9608E"/>
    <w:rsid w:val="00FA4DA3"/>
    <w:rsid w:val="00FC339D"/>
    <w:rsid w:val="00FC39C3"/>
    <w:rsid w:val="00FC70F4"/>
    <w:rsid w:val="00FC7ACA"/>
    <w:rsid w:val="00FE2699"/>
    <w:rsid w:val="00FF0117"/>
    <w:rsid w:val="00FF26C9"/>
    <w:rsid w:val="00FF4CE6"/>
    <w:rsid w:val="00FF4D8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CC109"/>
  <w15:chartTrackingRefBased/>
  <w15:docId w15:val="{9A9BE73A-C424-49BD-BD2A-4283B20F5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A1DD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A1DD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A1DD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A1DD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A1D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A1D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A1D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A1D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A1D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500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5001E"/>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E73DA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73DAC"/>
  </w:style>
  <w:style w:type="paragraph" w:styleId="Fuzeile">
    <w:name w:val="footer"/>
    <w:basedOn w:val="Standard"/>
    <w:link w:val="FuzeileZchn"/>
    <w:uiPriority w:val="99"/>
    <w:unhideWhenUsed/>
    <w:rsid w:val="00E73DA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73DAC"/>
  </w:style>
  <w:style w:type="character" w:customStyle="1" w:styleId="berschrift1Zchn">
    <w:name w:val="Überschrift 1 Zchn"/>
    <w:basedOn w:val="Absatz-Standardschriftart"/>
    <w:link w:val="berschrift1"/>
    <w:uiPriority w:val="9"/>
    <w:rsid w:val="005A1DDD"/>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A1DDD"/>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5A1DDD"/>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5A1DDD"/>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A1DDD"/>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5A1DDD"/>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5A1DDD"/>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A1DD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A1DDD"/>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1B1A22"/>
    <w:pPr>
      <w:ind w:left="720"/>
      <w:contextualSpacing/>
    </w:pPr>
  </w:style>
  <w:style w:type="paragraph" w:styleId="Beschriftung">
    <w:name w:val="caption"/>
    <w:basedOn w:val="Standard"/>
    <w:next w:val="Standard"/>
    <w:uiPriority w:val="35"/>
    <w:unhideWhenUsed/>
    <w:qFormat/>
    <w:rsid w:val="00702644"/>
    <w:pPr>
      <w:spacing w:after="200" w:line="240" w:lineRule="auto"/>
    </w:pPr>
    <w:rPr>
      <w:rFonts w:ascii="Arial" w:hAnsi="Arial"/>
      <w:i/>
      <w:iCs/>
      <w:color w:val="44546A" w:themeColor="text2"/>
      <w:sz w:val="18"/>
      <w:szCs w:val="18"/>
    </w:rPr>
  </w:style>
  <w:style w:type="paragraph" w:styleId="Inhaltsverzeichnisberschrift">
    <w:name w:val="TOC Heading"/>
    <w:basedOn w:val="berschrift1"/>
    <w:next w:val="Standard"/>
    <w:uiPriority w:val="39"/>
    <w:unhideWhenUsed/>
    <w:qFormat/>
    <w:rsid w:val="00E9737A"/>
    <w:pPr>
      <w:numPr>
        <w:numId w:val="0"/>
      </w:numPr>
      <w:outlineLvl w:val="9"/>
    </w:pPr>
    <w:rPr>
      <w:lang w:eastAsia="de-CH"/>
    </w:rPr>
  </w:style>
  <w:style w:type="paragraph" w:styleId="Verzeichnis1">
    <w:name w:val="toc 1"/>
    <w:basedOn w:val="Standard"/>
    <w:next w:val="Standard"/>
    <w:autoRedefine/>
    <w:uiPriority w:val="39"/>
    <w:unhideWhenUsed/>
    <w:rsid w:val="00E9737A"/>
    <w:pPr>
      <w:spacing w:after="100"/>
    </w:pPr>
  </w:style>
  <w:style w:type="paragraph" w:styleId="Verzeichnis2">
    <w:name w:val="toc 2"/>
    <w:basedOn w:val="Standard"/>
    <w:next w:val="Standard"/>
    <w:autoRedefine/>
    <w:uiPriority w:val="39"/>
    <w:unhideWhenUsed/>
    <w:rsid w:val="00E9737A"/>
    <w:pPr>
      <w:spacing w:after="100"/>
      <w:ind w:left="220"/>
    </w:pPr>
  </w:style>
  <w:style w:type="paragraph" w:styleId="Verzeichnis3">
    <w:name w:val="toc 3"/>
    <w:basedOn w:val="Standard"/>
    <w:next w:val="Standard"/>
    <w:autoRedefine/>
    <w:uiPriority w:val="39"/>
    <w:unhideWhenUsed/>
    <w:rsid w:val="00E9737A"/>
    <w:pPr>
      <w:spacing w:after="100"/>
      <w:ind w:left="440"/>
    </w:pPr>
  </w:style>
  <w:style w:type="character" w:styleId="Hyperlink">
    <w:name w:val="Hyperlink"/>
    <w:basedOn w:val="Absatz-Standardschriftart"/>
    <w:uiPriority w:val="99"/>
    <w:unhideWhenUsed/>
    <w:rsid w:val="00E9737A"/>
    <w:rPr>
      <w:color w:val="0563C1" w:themeColor="hyperlink"/>
      <w:u w:val="single"/>
    </w:rPr>
  </w:style>
  <w:style w:type="paragraph" w:customStyle="1" w:styleId="Code">
    <w:name w:val="Code"/>
    <w:basedOn w:val="Standard"/>
    <w:link w:val="CodeZchn"/>
    <w:qFormat/>
    <w:rsid w:val="00411D33"/>
    <w:pPr>
      <w:spacing w:before="120" w:after="240" w:line="240" w:lineRule="auto"/>
      <w:ind w:left="737"/>
      <w:contextualSpacing/>
    </w:pPr>
    <w:rPr>
      <w:rFonts w:ascii="Courier New" w:hAnsi="Courier New"/>
    </w:rPr>
  </w:style>
  <w:style w:type="character" w:customStyle="1" w:styleId="CodeZchn">
    <w:name w:val="Code Zchn"/>
    <w:basedOn w:val="Absatz-Standardschriftart"/>
    <w:link w:val="Code"/>
    <w:rsid w:val="00411D33"/>
    <w:rPr>
      <w:rFonts w:ascii="Courier New" w:hAnsi="Courier New"/>
    </w:rPr>
  </w:style>
  <w:style w:type="character" w:styleId="NichtaufgelsteErwhnung">
    <w:name w:val="Unresolved Mention"/>
    <w:basedOn w:val="Absatz-Standardschriftart"/>
    <w:uiPriority w:val="99"/>
    <w:semiHidden/>
    <w:unhideWhenUsed/>
    <w:rsid w:val="009F32A8"/>
    <w:rPr>
      <w:color w:val="605E5C"/>
      <w:shd w:val="clear" w:color="auto" w:fill="E1DFDD"/>
    </w:rPr>
  </w:style>
  <w:style w:type="character" w:styleId="BesuchterLink">
    <w:name w:val="FollowedHyperlink"/>
    <w:basedOn w:val="Absatz-Standardschriftart"/>
    <w:uiPriority w:val="99"/>
    <w:semiHidden/>
    <w:unhideWhenUsed/>
    <w:rsid w:val="009F32A8"/>
    <w:rPr>
      <w:color w:val="954F72" w:themeColor="followedHyperlink"/>
      <w:u w:val="single"/>
    </w:rPr>
  </w:style>
  <w:style w:type="paragraph" w:styleId="KeinLeerraum">
    <w:name w:val="No Spacing"/>
    <w:uiPriority w:val="1"/>
    <w:qFormat/>
    <w:rsid w:val="009A2045"/>
    <w:pPr>
      <w:spacing w:after="0" w:line="240" w:lineRule="auto"/>
    </w:pPr>
  </w:style>
  <w:style w:type="table" w:styleId="Tabellenraster">
    <w:name w:val="Table Grid"/>
    <w:basedOn w:val="NormaleTabelle"/>
    <w:uiPriority w:val="39"/>
    <w:rsid w:val="004F0C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F335CB"/>
    <w:pPr>
      <w:spacing w:after="0"/>
    </w:pPr>
  </w:style>
  <w:style w:type="paragraph" w:styleId="berarbeitung">
    <w:name w:val="Revision"/>
    <w:hidden/>
    <w:uiPriority w:val="99"/>
    <w:semiHidden/>
    <w:rsid w:val="0040186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5039">
      <w:bodyDiv w:val="1"/>
      <w:marLeft w:val="0"/>
      <w:marRight w:val="0"/>
      <w:marTop w:val="0"/>
      <w:marBottom w:val="0"/>
      <w:divBdr>
        <w:top w:val="none" w:sz="0" w:space="0" w:color="auto"/>
        <w:left w:val="none" w:sz="0" w:space="0" w:color="auto"/>
        <w:bottom w:val="none" w:sz="0" w:space="0" w:color="auto"/>
        <w:right w:val="none" w:sz="0" w:space="0" w:color="auto"/>
      </w:divBdr>
      <w:divsChild>
        <w:div w:id="1216698908">
          <w:marLeft w:val="0"/>
          <w:marRight w:val="0"/>
          <w:marTop w:val="0"/>
          <w:marBottom w:val="0"/>
          <w:divBdr>
            <w:top w:val="none" w:sz="0" w:space="0" w:color="auto"/>
            <w:left w:val="none" w:sz="0" w:space="0" w:color="auto"/>
            <w:bottom w:val="none" w:sz="0" w:space="0" w:color="auto"/>
            <w:right w:val="none" w:sz="0" w:space="0" w:color="auto"/>
          </w:divBdr>
          <w:divsChild>
            <w:div w:id="6074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745">
      <w:bodyDiv w:val="1"/>
      <w:marLeft w:val="0"/>
      <w:marRight w:val="0"/>
      <w:marTop w:val="0"/>
      <w:marBottom w:val="0"/>
      <w:divBdr>
        <w:top w:val="none" w:sz="0" w:space="0" w:color="auto"/>
        <w:left w:val="none" w:sz="0" w:space="0" w:color="auto"/>
        <w:bottom w:val="none" w:sz="0" w:space="0" w:color="auto"/>
        <w:right w:val="none" w:sz="0" w:space="0" w:color="auto"/>
      </w:divBdr>
      <w:divsChild>
        <w:div w:id="592084657">
          <w:marLeft w:val="0"/>
          <w:marRight w:val="0"/>
          <w:marTop w:val="0"/>
          <w:marBottom w:val="0"/>
          <w:divBdr>
            <w:top w:val="none" w:sz="0" w:space="0" w:color="auto"/>
            <w:left w:val="none" w:sz="0" w:space="0" w:color="auto"/>
            <w:bottom w:val="none" w:sz="0" w:space="0" w:color="auto"/>
            <w:right w:val="none" w:sz="0" w:space="0" w:color="auto"/>
          </w:divBdr>
          <w:divsChild>
            <w:div w:id="440338243">
              <w:marLeft w:val="0"/>
              <w:marRight w:val="0"/>
              <w:marTop w:val="0"/>
              <w:marBottom w:val="0"/>
              <w:divBdr>
                <w:top w:val="none" w:sz="0" w:space="0" w:color="auto"/>
                <w:left w:val="none" w:sz="0" w:space="0" w:color="auto"/>
                <w:bottom w:val="none" w:sz="0" w:space="0" w:color="auto"/>
                <w:right w:val="none" w:sz="0" w:space="0" w:color="auto"/>
              </w:divBdr>
            </w:div>
            <w:div w:id="205021620">
              <w:marLeft w:val="0"/>
              <w:marRight w:val="0"/>
              <w:marTop w:val="0"/>
              <w:marBottom w:val="0"/>
              <w:divBdr>
                <w:top w:val="none" w:sz="0" w:space="0" w:color="auto"/>
                <w:left w:val="none" w:sz="0" w:space="0" w:color="auto"/>
                <w:bottom w:val="none" w:sz="0" w:space="0" w:color="auto"/>
                <w:right w:val="none" w:sz="0" w:space="0" w:color="auto"/>
              </w:divBdr>
            </w:div>
            <w:div w:id="1395733455">
              <w:marLeft w:val="0"/>
              <w:marRight w:val="0"/>
              <w:marTop w:val="0"/>
              <w:marBottom w:val="0"/>
              <w:divBdr>
                <w:top w:val="none" w:sz="0" w:space="0" w:color="auto"/>
                <w:left w:val="none" w:sz="0" w:space="0" w:color="auto"/>
                <w:bottom w:val="none" w:sz="0" w:space="0" w:color="auto"/>
                <w:right w:val="none" w:sz="0" w:space="0" w:color="auto"/>
              </w:divBdr>
            </w:div>
            <w:div w:id="625741763">
              <w:marLeft w:val="0"/>
              <w:marRight w:val="0"/>
              <w:marTop w:val="0"/>
              <w:marBottom w:val="0"/>
              <w:divBdr>
                <w:top w:val="none" w:sz="0" w:space="0" w:color="auto"/>
                <w:left w:val="none" w:sz="0" w:space="0" w:color="auto"/>
                <w:bottom w:val="none" w:sz="0" w:space="0" w:color="auto"/>
                <w:right w:val="none" w:sz="0" w:space="0" w:color="auto"/>
              </w:divBdr>
            </w:div>
            <w:div w:id="974529188">
              <w:marLeft w:val="0"/>
              <w:marRight w:val="0"/>
              <w:marTop w:val="0"/>
              <w:marBottom w:val="0"/>
              <w:divBdr>
                <w:top w:val="none" w:sz="0" w:space="0" w:color="auto"/>
                <w:left w:val="none" w:sz="0" w:space="0" w:color="auto"/>
                <w:bottom w:val="none" w:sz="0" w:space="0" w:color="auto"/>
                <w:right w:val="none" w:sz="0" w:space="0" w:color="auto"/>
              </w:divBdr>
            </w:div>
            <w:div w:id="18629927">
              <w:marLeft w:val="0"/>
              <w:marRight w:val="0"/>
              <w:marTop w:val="0"/>
              <w:marBottom w:val="0"/>
              <w:divBdr>
                <w:top w:val="none" w:sz="0" w:space="0" w:color="auto"/>
                <w:left w:val="none" w:sz="0" w:space="0" w:color="auto"/>
                <w:bottom w:val="none" w:sz="0" w:space="0" w:color="auto"/>
                <w:right w:val="none" w:sz="0" w:space="0" w:color="auto"/>
              </w:divBdr>
            </w:div>
            <w:div w:id="336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4827">
      <w:bodyDiv w:val="1"/>
      <w:marLeft w:val="0"/>
      <w:marRight w:val="0"/>
      <w:marTop w:val="0"/>
      <w:marBottom w:val="0"/>
      <w:divBdr>
        <w:top w:val="none" w:sz="0" w:space="0" w:color="auto"/>
        <w:left w:val="none" w:sz="0" w:space="0" w:color="auto"/>
        <w:bottom w:val="none" w:sz="0" w:space="0" w:color="auto"/>
        <w:right w:val="none" w:sz="0" w:space="0" w:color="auto"/>
      </w:divBdr>
      <w:divsChild>
        <w:div w:id="1752001837">
          <w:marLeft w:val="0"/>
          <w:marRight w:val="0"/>
          <w:marTop w:val="0"/>
          <w:marBottom w:val="0"/>
          <w:divBdr>
            <w:top w:val="none" w:sz="0" w:space="0" w:color="auto"/>
            <w:left w:val="none" w:sz="0" w:space="0" w:color="auto"/>
            <w:bottom w:val="none" w:sz="0" w:space="0" w:color="auto"/>
            <w:right w:val="none" w:sz="0" w:space="0" w:color="auto"/>
          </w:divBdr>
          <w:divsChild>
            <w:div w:id="1608583866">
              <w:marLeft w:val="0"/>
              <w:marRight w:val="0"/>
              <w:marTop w:val="0"/>
              <w:marBottom w:val="0"/>
              <w:divBdr>
                <w:top w:val="none" w:sz="0" w:space="0" w:color="auto"/>
                <w:left w:val="none" w:sz="0" w:space="0" w:color="auto"/>
                <w:bottom w:val="none" w:sz="0" w:space="0" w:color="auto"/>
                <w:right w:val="none" w:sz="0" w:space="0" w:color="auto"/>
              </w:divBdr>
            </w:div>
            <w:div w:id="458454606">
              <w:marLeft w:val="0"/>
              <w:marRight w:val="0"/>
              <w:marTop w:val="0"/>
              <w:marBottom w:val="0"/>
              <w:divBdr>
                <w:top w:val="none" w:sz="0" w:space="0" w:color="auto"/>
                <w:left w:val="none" w:sz="0" w:space="0" w:color="auto"/>
                <w:bottom w:val="none" w:sz="0" w:space="0" w:color="auto"/>
                <w:right w:val="none" w:sz="0" w:space="0" w:color="auto"/>
              </w:divBdr>
            </w:div>
            <w:div w:id="11795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41099">
      <w:bodyDiv w:val="1"/>
      <w:marLeft w:val="0"/>
      <w:marRight w:val="0"/>
      <w:marTop w:val="0"/>
      <w:marBottom w:val="0"/>
      <w:divBdr>
        <w:top w:val="none" w:sz="0" w:space="0" w:color="auto"/>
        <w:left w:val="none" w:sz="0" w:space="0" w:color="auto"/>
        <w:bottom w:val="none" w:sz="0" w:space="0" w:color="auto"/>
        <w:right w:val="none" w:sz="0" w:space="0" w:color="auto"/>
      </w:divBdr>
      <w:divsChild>
        <w:div w:id="1074088562">
          <w:marLeft w:val="0"/>
          <w:marRight w:val="0"/>
          <w:marTop w:val="0"/>
          <w:marBottom w:val="0"/>
          <w:divBdr>
            <w:top w:val="none" w:sz="0" w:space="0" w:color="auto"/>
            <w:left w:val="none" w:sz="0" w:space="0" w:color="auto"/>
            <w:bottom w:val="none" w:sz="0" w:space="0" w:color="auto"/>
            <w:right w:val="none" w:sz="0" w:space="0" w:color="auto"/>
          </w:divBdr>
          <w:divsChild>
            <w:div w:id="10422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1630">
      <w:bodyDiv w:val="1"/>
      <w:marLeft w:val="0"/>
      <w:marRight w:val="0"/>
      <w:marTop w:val="0"/>
      <w:marBottom w:val="0"/>
      <w:divBdr>
        <w:top w:val="none" w:sz="0" w:space="0" w:color="auto"/>
        <w:left w:val="none" w:sz="0" w:space="0" w:color="auto"/>
        <w:bottom w:val="none" w:sz="0" w:space="0" w:color="auto"/>
        <w:right w:val="none" w:sz="0" w:space="0" w:color="auto"/>
      </w:divBdr>
      <w:divsChild>
        <w:div w:id="922228991">
          <w:marLeft w:val="0"/>
          <w:marRight w:val="0"/>
          <w:marTop w:val="0"/>
          <w:marBottom w:val="0"/>
          <w:divBdr>
            <w:top w:val="none" w:sz="0" w:space="0" w:color="auto"/>
            <w:left w:val="none" w:sz="0" w:space="0" w:color="auto"/>
            <w:bottom w:val="none" w:sz="0" w:space="0" w:color="auto"/>
            <w:right w:val="none" w:sz="0" w:space="0" w:color="auto"/>
          </w:divBdr>
          <w:divsChild>
            <w:div w:id="589125266">
              <w:marLeft w:val="0"/>
              <w:marRight w:val="0"/>
              <w:marTop w:val="0"/>
              <w:marBottom w:val="0"/>
              <w:divBdr>
                <w:top w:val="none" w:sz="0" w:space="0" w:color="auto"/>
                <w:left w:val="none" w:sz="0" w:space="0" w:color="auto"/>
                <w:bottom w:val="none" w:sz="0" w:space="0" w:color="auto"/>
                <w:right w:val="none" w:sz="0" w:space="0" w:color="auto"/>
              </w:divBdr>
            </w:div>
            <w:div w:id="1265184313">
              <w:marLeft w:val="0"/>
              <w:marRight w:val="0"/>
              <w:marTop w:val="0"/>
              <w:marBottom w:val="0"/>
              <w:divBdr>
                <w:top w:val="none" w:sz="0" w:space="0" w:color="auto"/>
                <w:left w:val="none" w:sz="0" w:space="0" w:color="auto"/>
                <w:bottom w:val="none" w:sz="0" w:space="0" w:color="auto"/>
                <w:right w:val="none" w:sz="0" w:space="0" w:color="auto"/>
              </w:divBdr>
            </w:div>
            <w:div w:id="1277906372">
              <w:marLeft w:val="0"/>
              <w:marRight w:val="0"/>
              <w:marTop w:val="0"/>
              <w:marBottom w:val="0"/>
              <w:divBdr>
                <w:top w:val="none" w:sz="0" w:space="0" w:color="auto"/>
                <w:left w:val="none" w:sz="0" w:space="0" w:color="auto"/>
                <w:bottom w:val="none" w:sz="0" w:space="0" w:color="auto"/>
                <w:right w:val="none" w:sz="0" w:space="0" w:color="auto"/>
              </w:divBdr>
            </w:div>
            <w:div w:id="2104951693">
              <w:marLeft w:val="0"/>
              <w:marRight w:val="0"/>
              <w:marTop w:val="0"/>
              <w:marBottom w:val="0"/>
              <w:divBdr>
                <w:top w:val="none" w:sz="0" w:space="0" w:color="auto"/>
                <w:left w:val="none" w:sz="0" w:space="0" w:color="auto"/>
                <w:bottom w:val="none" w:sz="0" w:space="0" w:color="auto"/>
                <w:right w:val="none" w:sz="0" w:space="0" w:color="auto"/>
              </w:divBdr>
            </w:div>
            <w:div w:id="1129591346">
              <w:marLeft w:val="0"/>
              <w:marRight w:val="0"/>
              <w:marTop w:val="0"/>
              <w:marBottom w:val="0"/>
              <w:divBdr>
                <w:top w:val="none" w:sz="0" w:space="0" w:color="auto"/>
                <w:left w:val="none" w:sz="0" w:space="0" w:color="auto"/>
                <w:bottom w:val="none" w:sz="0" w:space="0" w:color="auto"/>
                <w:right w:val="none" w:sz="0" w:space="0" w:color="auto"/>
              </w:divBdr>
            </w:div>
            <w:div w:id="807741021">
              <w:marLeft w:val="0"/>
              <w:marRight w:val="0"/>
              <w:marTop w:val="0"/>
              <w:marBottom w:val="0"/>
              <w:divBdr>
                <w:top w:val="none" w:sz="0" w:space="0" w:color="auto"/>
                <w:left w:val="none" w:sz="0" w:space="0" w:color="auto"/>
                <w:bottom w:val="none" w:sz="0" w:space="0" w:color="auto"/>
                <w:right w:val="none" w:sz="0" w:space="0" w:color="auto"/>
              </w:divBdr>
            </w:div>
            <w:div w:id="1624190145">
              <w:marLeft w:val="0"/>
              <w:marRight w:val="0"/>
              <w:marTop w:val="0"/>
              <w:marBottom w:val="0"/>
              <w:divBdr>
                <w:top w:val="none" w:sz="0" w:space="0" w:color="auto"/>
                <w:left w:val="none" w:sz="0" w:space="0" w:color="auto"/>
                <w:bottom w:val="none" w:sz="0" w:space="0" w:color="auto"/>
                <w:right w:val="none" w:sz="0" w:space="0" w:color="auto"/>
              </w:divBdr>
            </w:div>
            <w:div w:id="1945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58923">
      <w:bodyDiv w:val="1"/>
      <w:marLeft w:val="0"/>
      <w:marRight w:val="0"/>
      <w:marTop w:val="0"/>
      <w:marBottom w:val="0"/>
      <w:divBdr>
        <w:top w:val="none" w:sz="0" w:space="0" w:color="auto"/>
        <w:left w:val="none" w:sz="0" w:space="0" w:color="auto"/>
        <w:bottom w:val="none" w:sz="0" w:space="0" w:color="auto"/>
        <w:right w:val="none" w:sz="0" w:space="0" w:color="auto"/>
      </w:divBdr>
    </w:div>
    <w:div w:id="568810220">
      <w:bodyDiv w:val="1"/>
      <w:marLeft w:val="0"/>
      <w:marRight w:val="0"/>
      <w:marTop w:val="0"/>
      <w:marBottom w:val="0"/>
      <w:divBdr>
        <w:top w:val="none" w:sz="0" w:space="0" w:color="auto"/>
        <w:left w:val="none" w:sz="0" w:space="0" w:color="auto"/>
        <w:bottom w:val="none" w:sz="0" w:space="0" w:color="auto"/>
        <w:right w:val="none" w:sz="0" w:space="0" w:color="auto"/>
      </w:divBdr>
      <w:divsChild>
        <w:div w:id="118031761">
          <w:marLeft w:val="0"/>
          <w:marRight w:val="0"/>
          <w:marTop w:val="0"/>
          <w:marBottom w:val="0"/>
          <w:divBdr>
            <w:top w:val="none" w:sz="0" w:space="0" w:color="auto"/>
            <w:left w:val="none" w:sz="0" w:space="0" w:color="auto"/>
            <w:bottom w:val="none" w:sz="0" w:space="0" w:color="auto"/>
            <w:right w:val="none" w:sz="0" w:space="0" w:color="auto"/>
          </w:divBdr>
          <w:divsChild>
            <w:div w:id="4894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0858">
      <w:bodyDiv w:val="1"/>
      <w:marLeft w:val="0"/>
      <w:marRight w:val="0"/>
      <w:marTop w:val="0"/>
      <w:marBottom w:val="0"/>
      <w:divBdr>
        <w:top w:val="none" w:sz="0" w:space="0" w:color="auto"/>
        <w:left w:val="none" w:sz="0" w:space="0" w:color="auto"/>
        <w:bottom w:val="none" w:sz="0" w:space="0" w:color="auto"/>
        <w:right w:val="none" w:sz="0" w:space="0" w:color="auto"/>
      </w:divBdr>
      <w:divsChild>
        <w:div w:id="637303691">
          <w:marLeft w:val="0"/>
          <w:marRight w:val="0"/>
          <w:marTop w:val="0"/>
          <w:marBottom w:val="0"/>
          <w:divBdr>
            <w:top w:val="none" w:sz="0" w:space="0" w:color="auto"/>
            <w:left w:val="none" w:sz="0" w:space="0" w:color="auto"/>
            <w:bottom w:val="none" w:sz="0" w:space="0" w:color="auto"/>
            <w:right w:val="none" w:sz="0" w:space="0" w:color="auto"/>
          </w:divBdr>
          <w:divsChild>
            <w:div w:id="4678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07612">
      <w:bodyDiv w:val="1"/>
      <w:marLeft w:val="0"/>
      <w:marRight w:val="0"/>
      <w:marTop w:val="0"/>
      <w:marBottom w:val="0"/>
      <w:divBdr>
        <w:top w:val="none" w:sz="0" w:space="0" w:color="auto"/>
        <w:left w:val="none" w:sz="0" w:space="0" w:color="auto"/>
        <w:bottom w:val="none" w:sz="0" w:space="0" w:color="auto"/>
        <w:right w:val="none" w:sz="0" w:space="0" w:color="auto"/>
      </w:divBdr>
      <w:divsChild>
        <w:div w:id="1779400611">
          <w:marLeft w:val="0"/>
          <w:marRight w:val="0"/>
          <w:marTop w:val="0"/>
          <w:marBottom w:val="0"/>
          <w:divBdr>
            <w:top w:val="none" w:sz="0" w:space="0" w:color="auto"/>
            <w:left w:val="none" w:sz="0" w:space="0" w:color="auto"/>
            <w:bottom w:val="none" w:sz="0" w:space="0" w:color="auto"/>
            <w:right w:val="none" w:sz="0" w:space="0" w:color="auto"/>
          </w:divBdr>
          <w:divsChild>
            <w:div w:id="948001128">
              <w:marLeft w:val="0"/>
              <w:marRight w:val="0"/>
              <w:marTop w:val="0"/>
              <w:marBottom w:val="0"/>
              <w:divBdr>
                <w:top w:val="none" w:sz="0" w:space="0" w:color="auto"/>
                <w:left w:val="none" w:sz="0" w:space="0" w:color="auto"/>
                <w:bottom w:val="none" w:sz="0" w:space="0" w:color="auto"/>
                <w:right w:val="none" w:sz="0" w:space="0" w:color="auto"/>
              </w:divBdr>
            </w:div>
            <w:div w:id="2101754539">
              <w:marLeft w:val="0"/>
              <w:marRight w:val="0"/>
              <w:marTop w:val="0"/>
              <w:marBottom w:val="0"/>
              <w:divBdr>
                <w:top w:val="none" w:sz="0" w:space="0" w:color="auto"/>
                <w:left w:val="none" w:sz="0" w:space="0" w:color="auto"/>
                <w:bottom w:val="none" w:sz="0" w:space="0" w:color="auto"/>
                <w:right w:val="none" w:sz="0" w:space="0" w:color="auto"/>
              </w:divBdr>
            </w:div>
            <w:div w:id="1179344220">
              <w:marLeft w:val="0"/>
              <w:marRight w:val="0"/>
              <w:marTop w:val="0"/>
              <w:marBottom w:val="0"/>
              <w:divBdr>
                <w:top w:val="none" w:sz="0" w:space="0" w:color="auto"/>
                <w:left w:val="none" w:sz="0" w:space="0" w:color="auto"/>
                <w:bottom w:val="none" w:sz="0" w:space="0" w:color="auto"/>
                <w:right w:val="none" w:sz="0" w:space="0" w:color="auto"/>
              </w:divBdr>
            </w:div>
            <w:div w:id="636110181">
              <w:marLeft w:val="0"/>
              <w:marRight w:val="0"/>
              <w:marTop w:val="0"/>
              <w:marBottom w:val="0"/>
              <w:divBdr>
                <w:top w:val="none" w:sz="0" w:space="0" w:color="auto"/>
                <w:left w:val="none" w:sz="0" w:space="0" w:color="auto"/>
                <w:bottom w:val="none" w:sz="0" w:space="0" w:color="auto"/>
                <w:right w:val="none" w:sz="0" w:space="0" w:color="auto"/>
              </w:divBdr>
            </w:div>
            <w:div w:id="138478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39088">
      <w:bodyDiv w:val="1"/>
      <w:marLeft w:val="0"/>
      <w:marRight w:val="0"/>
      <w:marTop w:val="0"/>
      <w:marBottom w:val="0"/>
      <w:divBdr>
        <w:top w:val="none" w:sz="0" w:space="0" w:color="auto"/>
        <w:left w:val="none" w:sz="0" w:space="0" w:color="auto"/>
        <w:bottom w:val="none" w:sz="0" w:space="0" w:color="auto"/>
        <w:right w:val="none" w:sz="0" w:space="0" w:color="auto"/>
      </w:divBdr>
      <w:divsChild>
        <w:div w:id="694775020">
          <w:marLeft w:val="0"/>
          <w:marRight w:val="0"/>
          <w:marTop w:val="0"/>
          <w:marBottom w:val="0"/>
          <w:divBdr>
            <w:top w:val="none" w:sz="0" w:space="0" w:color="auto"/>
            <w:left w:val="none" w:sz="0" w:space="0" w:color="auto"/>
            <w:bottom w:val="none" w:sz="0" w:space="0" w:color="auto"/>
            <w:right w:val="none" w:sz="0" w:space="0" w:color="auto"/>
          </w:divBdr>
          <w:divsChild>
            <w:div w:id="303700279">
              <w:marLeft w:val="0"/>
              <w:marRight w:val="0"/>
              <w:marTop w:val="0"/>
              <w:marBottom w:val="0"/>
              <w:divBdr>
                <w:top w:val="none" w:sz="0" w:space="0" w:color="auto"/>
                <w:left w:val="none" w:sz="0" w:space="0" w:color="auto"/>
                <w:bottom w:val="none" w:sz="0" w:space="0" w:color="auto"/>
                <w:right w:val="none" w:sz="0" w:space="0" w:color="auto"/>
              </w:divBdr>
            </w:div>
            <w:div w:id="1545212578">
              <w:marLeft w:val="0"/>
              <w:marRight w:val="0"/>
              <w:marTop w:val="0"/>
              <w:marBottom w:val="0"/>
              <w:divBdr>
                <w:top w:val="none" w:sz="0" w:space="0" w:color="auto"/>
                <w:left w:val="none" w:sz="0" w:space="0" w:color="auto"/>
                <w:bottom w:val="none" w:sz="0" w:space="0" w:color="auto"/>
                <w:right w:val="none" w:sz="0" w:space="0" w:color="auto"/>
              </w:divBdr>
            </w:div>
            <w:div w:id="14663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9258">
      <w:bodyDiv w:val="1"/>
      <w:marLeft w:val="0"/>
      <w:marRight w:val="0"/>
      <w:marTop w:val="0"/>
      <w:marBottom w:val="0"/>
      <w:divBdr>
        <w:top w:val="none" w:sz="0" w:space="0" w:color="auto"/>
        <w:left w:val="none" w:sz="0" w:space="0" w:color="auto"/>
        <w:bottom w:val="none" w:sz="0" w:space="0" w:color="auto"/>
        <w:right w:val="none" w:sz="0" w:space="0" w:color="auto"/>
      </w:divBdr>
      <w:divsChild>
        <w:div w:id="1839422952">
          <w:marLeft w:val="0"/>
          <w:marRight w:val="0"/>
          <w:marTop w:val="0"/>
          <w:marBottom w:val="0"/>
          <w:divBdr>
            <w:top w:val="none" w:sz="0" w:space="0" w:color="auto"/>
            <w:left w:val="none" w:sz="0" w:space="0" w:color="auto"/>
            <w:bottom w:val="none" w:sz="0" w:space="0" w:color="auto"/>
            <w:right w:val="none" w:sz="0" w:space="0" w:color="auto"/>
          </w:divBdr>
          <w:divsChild>
            <w:div w:id="427316253">
              <w:marLeft w:val="0"/>
              <w:marRight w:val="0"/>
              <w:marTop w:val="0"/>
              <w:marBottom w:val="0"/>
              <w:divBdr>
                <w:top w:val="none" w:sz="0" w:space="0" w:color="auto"/>
                <w:left w:val="none" w:sz="0" w:space="0" w:color="auto"/>
                <w:bottom w:val="none" w:sz="0" w:space="0" w:color="auto"/>
                <w:right w:val="none" w:sz="0" w:space="0" w:color="auto"/>
              </w:divBdr>
            </w:div>
            <w:div w:id="63575115">
              <w:marLeft w:val="0"/>
              <w:marRight w:val="0"/>
              <w:marTop w:val="0"/>
              <w:marBottom w:val="0"/>
              <w:divBdr>
                <w:top w:val="none" w:sz="0" w:space="0" w:color="auto"/>
                <w:left w:val="none" w:sz="0" w:space="0" w:color="auto"/>
                <w:bottom w:val="none" w:sz="0" w:space="0" w:color="auto"/>
                <w:right w:val="none" w:sz="0" w:space="0" w:color="auto"/>
              </w:divBdr>
            </w:div>
            <w:div w:id="429741806">
              <w:marLeft w:val="0"/>
              <w:marRight w:val="0"/>
              <w:marTop w:val="0"/>
              <w:marBottom w:val="0"/>
              <w:divBdr>
                <w:top w:val="none" w:sz="0" w:space="0" w:color="auto"/>
                <w:left w:val="none" w:sz="0" w:space="0" w:color="auto"/>
                <w:bottom w:val="none" w:sz="0" w:space="0" w:color="auto"/>
                <w:right w:val="none" w:sz="0" w:space="0" w:color="auto"/>
              </w:divBdr>
            </w:div>
            <w:div w:id="260988801">
              <w:marLeft w:val="0"/>
              <w:marRight w:val="0"/>
              <w:marTop w:val="0"/>
              <w:marBottom w:val="0"/>
              <w:divBdr>
                <w:top w:val="none" w:sz="0" w:space="0" w:color="auto"/>
                <w:left w:val="none" w:sz="0" w:space="0" w:color="auto"/>
                <w:bottom w:val="none" w:sz="0" w:space="0" w:color="auto"/>
                <w:right w:val="none" w:sz="0" w:space="0" w:color="auto"/>
              </w:divBdr>
            </w:div>
            <w:div w:id="196026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11255">
      <w:bodyDiv w:val="1"/>
      <w:marLeft w:val="0"/>
      <w:marRight w:val="0"/>
      <w:marTop w:val="0"/>
      <w:marBottom w:val="0"/>
      <w:divBdr>
        <w:top w:val="none" w:sz="0" w:space="0" w:color="auto"/>
        <w:left w:val="none" w:sz="0" w:space="0" w:color="auto"/>
        <w:bottom w:val="none" w:sz="0" w:space="0" w:color="auto"/>
        <w:right w:val="none" w:sz="0" w:space="0" w:color="auto"/>
      </w:divBdr>
      <w:divsChild>
        <w:div w:id="1300649848">
          <w:marLeft w:val="0"/>
          <w:marRight w:val="0"/>
          <w:marTop w:val="0"/>
          <w:marBottom w:val="0"/>
          <w:divBdr>
            <w:top w:val="none" w:sz="0" w:space="0" w:color="auto"/>
            <w:left w:val="none" w:sz="0" w:space="0" w:color="auto"/>
            <w:bottom w:val="none" w:sz="0" w:space="0" w:color="auto"/>
            <w:right w:val="none" w:sz="0" w:space="0" w:color="auto"/>
          </w:divBdr>
          <w:divsChild>
            <w:div w:id="679234136">
              <w:marLeft w:val="0"/>
              <w:marRight w:val="0"/>
              <w:marTop w:val="0"/>
              <w:marBottom w:val="0"/>
              <w:divBdr>
                <w:top w:val="none" w:sz="0" w:space="0" w:color="auto"/>
                <w:left w:val="none" w:sz="0" w:space="0" w:color="auto"/>
                <w:bottom w:val="none" w:sz="0" w:space="0" w:color="auto"/>
                <w:right w:val="none" w:sz="0" w:space="0" w:color="auto"/>
              </w:divBdr>
            </w:div>
            <w:div w:id="663975931">
              <w:marLeft w:val="0"/>
              <w:marRight w:val="0"/>
              <w:marTop w:val="0"/>
              <w:marBottom w:val="0"/>
              <w:divBdr>
                <w:top w:val="none" w:sz="0" w:space="0" w:color="auto"/>
                <w:left w:val="none" w:sz="0" w:space="0" w:color="auto"/>
                <w:bottom w:val="none" w:sz="0" w:space="0" w:color="auto"/>
                <w:right w:val="none" w:sz="0" w:space="0" w:color="auto"/>
              </w:divBdr>
            </w:div>
            <w:div w:id="2085758780">
              <w:marLeft w:val="0"/>
              <w:marRight w:val="0"/>
              <w:marTop w:val="0"/>
              <w:marBottom w:val="0"/>
              <w:divBdr>
                <w:top w:val="none" w:sz="0" w:space="0" w:color="auto"/>
                <w:left w:val="none" w:sz="0" w:space="0" w:color="auto"/>
                <w:bottom w:val="none" w:sz="0" w:space="0" w:color="auto"/>
                <w:right w:val="none" w:sz="0" w:space="0" w:color="auto"/>
              </w:divBdr>
            </w:div>
            <w:div w:id="977883076">
              <w:marLeft w:val="0"/>
              <w:marRight w:val="0"/>
              <w:marTop w:val="0"/>
              <w:marBottom w:val="0"/>
              <w:divBdr>
                <w:top w:val="none" w:sz="0" w:space="0" w:color="auto"/>
                <w:left w:val="none" w:sz="0" w:space="0" w:color="auto"/>
                <w:bottom w:val="none" w:sz="0" w:space="0" w:color="auto"/>
                <w:right w:val="none" w:sz="0" w:space="0" w:color="auto"/>
              </w:divBdr>
            </w:div>
            <w:div w:id="656957514">
              <w:marLeft w:val="0"/>
              <w:marRight w:val="0"/>
              <w:marTop w:val="0"/>
              <w:marBottom w:val="0"/>
              <w:divBdr>
                <w:top w:val="none" w:sz="0" w:space="0" w:color="auto"/>
                <w:left w:val="none" w:sz="0" w:space="0" w:color="auto"/>
                <w:bottom w:val="none" w:sz="0" w:space="0" w:color="auto"/>
                <w:right w:val="none" w:sz="0" w:space="0" w:color="auto"/>
              </w:divBdr>
            </w:div>
            <w:div w:id="715930647">
              <w:marLeft w:val="0"/>
              <w:marRight w:val="0"/>
              <w:marTop w:val="0"/>
              <w:marBottom w:val="0"/>
              <w:divBdr>
                <w:top w:val="none" w:sz="0" w:space="0" w:color="auto"/>
                <w:left w:val="none" w:sz="0" w:space="0" w:color="auto"/>
                <w:bottom w:val="none" w:sz="0" w:space="0" w:color="auto"/>
                <w:right w:val="none" w:sz="0" w:space="0" w:color="auto"/>
              </w:divBdr>
            </w:div>
            <w:div w:id="1197353461">
              <w:marLeft w:val="0"/>
              <w:marRight w:val="0"/>
              <w:marTop w:val="0"/>
              <w:marBottom w:val="0"/>
              <w:divBdr>
                <w:top w:val="none" w:sz="0" w:space="0" w:color="auto"/>
                <w:left w:val="none" w:sz="0" w:space="0" w:color="auto"/>
                <w:bottom w:val="none" w:sz="0" w:space="0" w:color="auto"/>
                <w:right w:val="none" w:sz="0" w:space="0" w:color="auto"/>
              </w:divBdr>
            </w:div>
            <w:div w:id="730929408">
              <w:marLeft w:val="0"/>
              <w:marRight w:val="0"/>
              <w:marTop w:val="0"/>
              <w:marBottom w:val="0"/>
              <w:divBdr>
                <w:top w:val="none" w:sz="0" w:space="0" w:color="auto"/>
                <w:left w:val="none" w:sz="0" w:space="0" w:color="auto"/>
                <w:bottom w:val="none" w:sz="0" w:space="0" w:color="auto"/>
                <w:right w:val="none" w:sz="0" w:space="0" w:color="auto"/>
              </w:divBdr>
            </w:div>
            <w:div w:id="4091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21840">
      <w:bodyDiv w:val="1"/>
      <w:marLeft w:val="0"/>
      <w:marRight w:val="0"/>
      <w:marTop w:val="0"/>
      <w:marBottom w:val="0"/>
      <w:divBdr>
        <w:top w:val="none" w:sz="0" w:space="0" w:color="auto"/>
        <w:left w:val="none" w:sz="0" w:space="0" w:color="auto"/>
        <w:bottom w:val="none" w:sz="0" w:space="0" w:color="auto"/>
        <w:right w:val="none" w:sz="0" w:space="0" w:color="auto"/>
      </w:divBdr>
      <w:divsChild>
        <w:div w:id="1544945736">
          <w:marLeft w:val="0"/>
          <w:marRight w:val="0"/>
          <w:marTop w:val="0"/>
          <w:marBottom w:val="0"/>
          <w:divBdr>
            <w:top w:val="none" w:sz="0" w:space="0" w:color="auto"/>
            <w:left w:val="none" w:sz="0" w:space="0" w:color="auto"/>
            <w:bottom w:val="none" w:sz="0" w:space="0" w:color="auto"/>
            <w:right w:val="none" w:sz="0" w:space="0" w:color="auto"/>
          </w:divBdr>
          <w:divsChild>
            <w:div w:id="997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2801">
      <w:bodyDiv w:val="1"/>
      <w:marLeft w:val="0"/>
      <w:marRight w:val="0"/>
      <w:marTop w:val="0"/>
      <w:marBottom w:val="0"/>
      <w:divBdr>
        <w:top w:val="none" w:sz="0" w:space="0" w:color="auto"/>
        <w:left w:val="none" w:sz="0" w:space="0" w:color="auto"/>
        <w:bottom w:val="none" w:sz="0" w:space="0" w:color="auto"/>
        <w:right w:val="none" w:sz="0" w:space="0" w:color="auto"/>
      </w:divBdr>
    </w:div>
    <w:div w:id="1160997401">
      <w:bodyDiv w:val="1"/>
      <w:marLeft w:val="0"/>
      <w:marRight w:val="0"/>
      <w:marTop w:val="0"/>
      <w:marBottom w:val="0"/>
      <w:divBdr>
        <w:top w:val="none" w:sz="0" w:space="0" w:color="auto"/>
        <w:left w:val="none" w:sz="0" w:space="0" w:color="auto"/>
        <w:bottom w:val="none" w:sz="0" w:space="0" w:color="auto"/>
        <w:right w:val="none" w:sz="0" w:space="0" w:color="auto"/>
      </w:divBdr>
      <w:divsChild>
        <w:div w:id="2029402678">
          <w:marLeft w:val="0"/>
          <w:marRight w:val="0"/>
          <w:marTop w:val="0"/>
          <w:marBottom w:val="0"/>
          <w:divBdr>
            <w:top w:val="none" w:sz="0" w:space="0" w:color="auto"/>
            <w:left w:val="none" w:sz="0" w:space="0" w:color="auto"/>
            <w:bottom w:val="none" w:sz="0" w:space="0" w:color="auto"/>
            <w:right w:val="none" w:sz="0" w:space="0" w:color="auto"/>
          </w:divBdr>
          <w:divsChild>
            <w:div w:id="808282284">
              <w:marLeft w:val="0"/>
              <w:marRight w:val="0"/>
              <w:marTop w:val="0"/>
              <w:marBottom w:val="0"/>
              <w:divBdr>
                <w:top w:val="none" w:sz="0" w:space="0" w:color="auto"/>
                <w:left w:val="none" w:sz="0" w:space="0" w:color="auto"/>
                <w:bottom w:val="none" w:sz="0" w:space="0" w:color="auto"/>
                <w:right w:val="none" w:sz="0" w:space="0" w:color="auto"/>
              </w:divBdr>
            </w:div>
            <w:div w:id="1157839193">
              <w:marLeft w:val="0"/>
              <w:marRight w:val="0"/>
              <w:marTop w:val="0"/>
              <w:marBottom w:val="0"/>
              <w:divBdr>
                <w:top w:val="none" w:sz="0" w:space="0" w:color="auto"/>
                <w:left w:val="none" w:sz="0" w:space="0" w:color="auto"/>
                <w:bottom w:val="none" w:sz="0" w:space="0" w:color="auto"/>
                <w:right w:val="none" w:sz="0" w:space="0" w:color="auto"/>
              </w:divBdr>
            </w:div>
            <w:div w:id="343216495">
              <w:marLeft w:val="0"/>
              <w:marRight w:val="0"/>
              <w:marTop w:val="0"/>
              <w:marBottom w:val="0"/>
              <w:divBdr>
                <w:top w:val="none" w:sz="0" w:space="0" w:color="auto"/>
                <w:left w:val="none" w:sz="0" w:space="0" w:color="auto"/>
                <w:bottom w:val="none" w:sz="0" w:space="0" w:color="auto"/>
                <w:right w:val="none" w:sz="0" w:space="0" w:color="auto"/>
              </w:divBdr>
            </w:div>
            <w:div w:id="166955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40962">
      <w:bodyDiv w:val="1"/>
      <w:marLeft w:val="0"/>
      <w:marRight w:val="0"/>
      <w:marTop w:val="0"/>
      <w:marBottom w:val="0"/>
      <w:divBdr>
        <w:top w:val="none" w:sz="0" w:space="0" w:color="auto"/>
        <w:left w:val="none" w:sz="0" w:space="0" w:color="auto"/>
        <w:bottom w:val="none" w:sz="0" w:space="0" w:color="auto"/>
        <w:right w:val="none" w:sz="0" w:space="0" w:color="auto"/>
      </w:divBdr>
      <w:divsChild>
        <w:div w:id="950429441">
          <w:marLeft w:val="0"/>
          <w:marRight w:val="0"/>
          <w:marTop w:val="0"/>
          <w:marBottom w:val="0"/>
          <w:divBdr>
            <w:top w:val="none" w:sz="0" w:space="0" w:color="auto"/>
            <w:left w:val="none" w:sz="0" w:space="0" w:color="auto"/>
            <w:bottom w:val="none" w:sz="0" w:space="0" w:color="auto"/>
            <w:right w:val="none" w:sz="0" w:space="0" w:color="auto"/>
          </w:divBdr>
          <w:divsChild>
            <w:div w:id="1720127024">
              <w:marLeft w:val="0"/>
              <w:marRight w:val="0"/>
              <w:marTop w:val="0"/>
              <w:marBottom w:val="0"/>
              <w:divBdr>
                <w:top w:val="none" w:sz="0" w:space="0" w:color="auto"/>
                <w:left w:val="none" w:sz="0" w:space="0" w:color="auto"/>
                <w:bottom w:val="none" w:sz="0" w:space="0" w:color="auto"/>
                <w:right w:val="none" w:sz="0" w:space="0" w:color="auto"/>
              </w:divBdr>
            </w:div>
            <w:div w:id="1442526476">
              <w:marLeft w:val="0"/>
              <w:marRight w:val="0"/>
              <w:marTop w:val="0"/>
              <w:marBottom w:val="0"/>
              <w:divBdr>
                <w:top w:val="none" w:sz="0" w:space="0" w:color="auto"/>
                <w:left w:val="none" w:sz="0" w:space="0" w:color="auto"/>
                <w:bottom w:val="none" w:sz="0" w:space="0" w:color="auto"/>
                <w:right w:val="none" w:sz="0" w:space="0" w:color="auto"/>
              </w:divBdr>
            </w:div>
            <w:div w:id="677006337">
              <w:marLeft w:val="0"/>
              <w:marRight w:val="0"/>
              <w:marTop w:val="0"/>
              <w:marBottom w:val="0"/>
              <w:divBdr>
                <w:top w:val="none" w:sz="0" w:space="0" w:color="auto"/>
                <w:left w:val="none" w:sz="0" w:space="0" w:color="auto"/>
                <w:bottom w:val="none" w:sz="0" w:space="0" w:color="auto"/>
                <w:right w:val="none" w:sz="0" w:space="0" w:color="auto"/>
              </w:divBdr>
            </w:div>
            <w:div w:id="1735541297">
              <w:marLeft w:val="0"/>
              <w:marRight w:val="0"/>
              <w:marTop w:val="0"/>
              <w:marBottom w:val="0"/>
              <w:divBdr>
                <w:top w:val="none" w:sz="0" w:space="0" w:color="auto"/>
                <w:left w:val="none" w:sz="0" w:space="0" w:color="auto"/>
                <w:bottom w:val="none" w:sz="0" w:space="0" w:color="auto"/>
                <w:right w:val="none" w:sz="0" w:space="0" w:color="auto"/>
              </w:divBdr>
            </w:div>
            <w:div w:id="1835562926">
              <w:marLeft w:val="0"/>
              <w:marRight w:val="0"/>
              <w:marTop w:val="0"/>
              <w:marBottom w:val="0"/>
              <w:divBdr>
                <w:top w:val="none" w:sz="0" w:space="0" w:color="auto"/>
                <w:left w:val="none" w:sz="0" w:space="0" w:color="auto"/>
                <w:bottom w:val="none" w:sz="0" w:space="0" w:color="auto"/>
                <w:right w:val="none" w:sz="0" w:space="0" w:color="auto"/>
              </w:divBdr>
            </w:div>
            <w:div w:id="74667190">
              <w:marLeft w:val="0"/>
              <w:marRight w:val="0"/>
              <w:marTop w:val="0"/>
              <w:marBottom w:val="0"/>
              <w:divBdr>
                <w:top w:val="none" w:sz="0" w:space="0" w:color="auto"/>
                <w:left w:val="none" w:sz="0" w:space="0" w:color="auto"/>
                <w:bottom w:val="none" w:sz="0" w:space="0" w:color="auto"/>
                <w:right w:val="none" w:sz="0" w:space="0" w:color="auto"/>
              </w:divBdr>
            </w:div>
            <w:div w:id="1852446511">
              <w:marLeft w:val="0"/>
              <w:marRight w:val="0"/>
              <w:marTop w:val="0"/>
              <w:marBottom w:val="0"/>
              <w:divBdr>
                <w:top w:val="none" w:sz="0" w:space="0" w:color="auto"/>
                <w:left w:val="none" w:sz="0" w:space="0" w:color="auto"/>
                <w:bottom w:val="none" w:sz="0" w:space="0" w:color="auto"/>
                <w:right w:val="none" w:sz="0" w:space="0" w:color="auto"/>
              </w:divBdr>
            </w:div>
            <w:div w:id="1975941558">
              <w:marLeft w:val="0"/>
              <w:marRight w:val="0"/>
              <w:marTop w:val="0"/>
              <w:marBottom w:val="0"/>
              <w:divBdr>
                <w:top w:val="none" w:sz="0" w:space="0" w:color="auto"/>
                <w:left w:val="none" w:sz="0" w:space="0" w:color="auto"/>
                <w:bottom w:val="none" w:sz="0" w:space="0" w:color="auto"/>
                <w:right w:val="none" w:sz="0" w:space="0" w:color="auto"/>
              </w:divBdr>
            </w:div>
            <w:div w:id="20040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4804">
      <w:bodyDiv w:val="1"/>
      <w:marLeft w:val="0"/>
      <w:marRight w:val="0"/>
      <w:marTop w:val="0"/>
      <w:marBottom w:val="0"/>
      <w:divBdr>
        <w:top w:val="none" w:sz="0" w:space="0" w:color="auto"/>
        <w:left w:val="none" w:sz="0" w:space="0" w:color="auto"/>
        <w:bottom w:val="none" w:sz="0" w:space="0" w:color="auto"/>
        <w:right w:val="none" w:sz="0" w:space="0" w:color="auto"/>
      </w:divBdr>
      <w:divsChild>
        <w:div w:id="40331747">
          <w:marLeft w:val="0"/>
          <w:marRight w:val="0"/>
          <w:marTop w:val="0"/>
          <w:marBottom w:val="0"/>
          <w:divBdr>
            <w:top w:val="none" w:sz="0" w:space="0" w:color="auto"/>
            <w:left w:val="none" w:sz="0" w:space="0" w:color="auto"/>
            <w:bottom w:val="none" w:sz="0" w:space="0" w:color="auto"/>
            <w:right w:val="none" w:sz="0" w:space="0" w:color="auto"/>
          </w:divBdr>
          <w:divsChild>
            <w:div w:id="5445233">
              <w:marLeft w:val="0"/>
              <w:marRight w:val="0"/>
              <w:marTop w:val="0"/>
              <w:marBottom w:val="0"/>
              <w:divBdr>
                <w:top w:val="none" w:sz="0" w:space="0" w:color="auto"/>
                <w:left w:val="none" w:sz="0" w:space="0" w:color="auto"/>
                <w:bottom w:val="none" w:sz="0" w:space="0" w:color="auto"/>
                <w:right w:val="none" w:sz="0" w:space="0" w:color="auto"/>
              </w:divBdr>
            </w:div>
            <w:div w:id="1753505436">
              <w:marLeft w:val="0"/>
              <w:marRight w:val="0"/>
              <w:marTop w:val="0"/>
              <w:marBottom w:val="0"/>
              <w:divBdr>
                <w:top w:val="none" w:sz="0" w:space="0" w:color="auto"/>
                <w:left w:val="none" w:sz="0" w:space="0" w:color="auto"/>
                <w:bottom w:val="none" w:sz="0" w:space="0" w:color="auto"/>
                <w:right w:val="none" w:sz="0" w:space="0" w:color="auto"/>
              </w:divBdr>
            </w:div>
            <w:div w:id="804082673">
              <w:marLeft w:val="0"/>
              <w:marRight w:val="0"/>
              <w:marTop w:val="0"/>
              <w:marBottom w:val="0"/>
              <w:divBdr>
                <w:top w:val="none" w:sz="0" w:space="0" w:color="auto"/>
                <w:left w:val="none" w:sz="0" w:space="0" w:color="auto"/>
                <w:bottom w:val="none" w:sz="0" w:space="0" w:color="auto"/>
                <w:right w:val="none" w:sz="0" w:space="0" w:color="auto"/>
              </w:divBdr>
            </w:div>
            <w:div w:id="2005089717">
              <w:marLeft w:val="0"/>
              <w:marRight w:val="0"/>
              <w:marTop w:val="0"/>
              <w:marBottom w:val="0"/>
              <w:divBdr>
                <w:top w:val="none" w:sz="0" w:space="0" w:color="auto"/>
                <w:left w:val="none" w:sz="0" w:space="0" w:color="auto"/>
                <w:bottom w:val="none" w:sz="0" w:space="0" w:color="auto"/>
                <w:right w:val="none" w:sz="0" w:space="0" w:color="auto"/>
              </w:divBdr>
            </w:div>
            <w:div w:id="1444835811">
              <w:marLeft w:val="0"/>
              <w:marRight w:val="0"/>
              <w:marTop w:val="0"/>
              <w:marBottom w:val="0"/>
              <w:divBdr>
                <w:top w:val="none" w:sz="0" w:space="0" w:color="auto"/>
                <w:left w:val="none" w:sz="0" w:space="0" w:color="auto"/>
                <w:bottom w:val="none" w:sz="0" w:space="0" w:color="auto"/>
                <w:right w:val="none" w:sz="0" w:space="0" w:color="auto"/>
              </w:divBdr>
            </w:div>
            <w:div w:id="1283221143">
              <w:marLeft w:val="0"/>
              <w:marRight w:val="0"/>
              <w:marTop w:val="0"/>
              <w:marBottom w:val="0"/>
              <w:divBdr>
                <w:top w:val="none" w:sz="0" w:space="0" w:color="auto"/>
                <w:left w:val="none" w:sz="0" w:space="0" w:color="auto"/>
                <w:bottom w:val="none" w:sz="0" w:space="0" w:color="auto"/>
                <w:right w:val="none" w:sz="0" w:space="0" w:color="auto"/>
              </w:divBdr>
            </w:div>
            <w:div w:id="1320696669">
              <w:marLeft w:val="0"/>
              <w:marRight w:val="0"/>
              <w:marTop w:val="0"/>
              <w:marBottom w:val="0"/>
              <w:divBdr>
                <w:top w:val="none" w:sz="0" w:space="0" w:color="auto"/>
                <w:left w:val="none" w:sz="0" w:space="0" w:color="auto"/>
                <w:bottom w:val="none" w:sz="0" w:space="0" w:color="auto"/>
                <w:right w:val="none" w:sz="0" w:space="0" w:color="auto"/>
              </w:divBdr>
            </w:div>
            <w:div w:id="20864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3400">
      <w:bodyDiv w:val="1"/>
      <w:marLeft w:val="0"/>
      <w:marRight w:val="0"/>
      <w:marTop w:val="0"/>
      <w:marBottom w:val="0"/>
      <w:divBdr>
        <w:top w:val="none" w:sz="0" w:space="0" w:color="auto"/>
        <w:left w:val="none" w:sz="0" w:space="0" w:color="auto"/>
        <w:bottom w:val="none" w:sz="0" w:space="0" w:color="auto"/>
        <w:right w:val="none" w:sz="0" w:space="0" w:color="auto"/>
      </w:divBdr>
      <w:divsChild>
        <w:div w:id="842160860">
          <w:marLeft w:val="0"/>
          <w:marRight w:val="0"/>
          <w:marTop w:val="0"/>
          <w:marBottom w:val="0"/>
          <w:divBdr>
            <w:top w:val="none" w:sz="0" w:space="0" w:color="auto"/>
            <w:left w:val="none" w:sz="0" w:space="0" w:color="auto"/>
            <w:bottom w:val="none" w:sz="0" w:space="0" w:color="auto"/>
            <w:right w:val="none" w:sz="0" w:space="0" w:color="auto"/>
          </w:divBdr>
          <w:divsChild>
            <w:div w:id="1504323924">
              <w:marLeft w:val="0"/>
              <w:marRight w:val="0"/>
              <w:marTop w:val="0"/>
              <w:marBottom w:val="0"/>
              <w:divBdr>
                <w:top w:val="none" w:sz="0" w:space="0" w:color="auto"/>
                <w:left w:val="none" w:sz="0" w:space="0" w:color="auto"/>
                <w:bottom w:val="none" w:sz="0" w:space="0" w:color="auto"/>
                <w:right w:val="none" w:sz="0" w:space="0" w:color="auto"/>
              </w:divBdr>
            </w:div>
            <w:div w:id="99107249">
              <w:marLeft w:val="0"/>
              <w:marRight w:val="0"/>
              <w:marTop w:val="0"/>
              <w:marBottom w:val="0"/>
              <w:divBdr>
                <w:top w:val="none" w:sz="0" w:space="0" w:color="auto"/>
                <w:left w:val="none" w:sz="0" w:space="0" w:color="auto"/>
                <w:bottom w:val="none" w:sz="0" w:space="0" w:color="auto"/>
                <w:right w:val="none" w:sz="0" w:space="0" w:color="auto"/>
              </w:divBdr>
            </w:div>
            <w:div w:id="1256400625">
              <w:marLeft w:val="0"/>
              <w:marRight w:val="0"/>
              <w:marTop w:val="0"/>
              <w:marBottom w:val="0"/>
              <w:divBdr>
                <w:top w:val="none" w:sz="0" w:space="0" w:color="auto"/>
                <w:left w:val="none" w:sz="0" w:space="0" w:color="auto"/>
                <w:bottom w:val="none" w:sz="0" w:space="0" w:color="auto"/>
                <w:right w:val="none" w:sz="0" w:space="0" w:color="auto"/>
              </w:divBdr>
            </w:div>
            <w:div w:id="16548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3822">
      <w:bodyDiv w:val="1"/>
      <w:marLeft w:val="0"/>
      <w:marRight w:val="0"/>
      <w:marTop w:val="0"/>
      <w:marBottom w:val="0"/>
      <w:divBdr>
        <w:top w:val="none" w:sz="0" w:space="0" w:color="auto"/>
        <w:left w:val="none" w:sz="0" w:space="0" w:color="auto"/>
        <w:bottom w:val="none" w:sz="0" w:space="0" w:color="auto"/>
        <w:right w:val="none" w:sz="0" w:space="0" w:color="auto"/>
      </w:divBdr>
      <w:divsChild>
        <w:div w:id="160121499">
          <w:marLeft w:val="0"/>
          <w:marRight w:val="0"/>
          <w:marTop w:val="0"/>
          <w:marBottom w:val="0"/>
          <w:divBdr>
            <w:top w:val="none" w:sz="0" w:space="0" w:color="auto"/>
            <w:left w:val="none" w:sz="0" w:space="0" w:color="auto"/>
            <w:bottom w:val="none" w:sz="0" w:space="0" w:color="auto"/>
            <w:right w:val="none" w:sz="0" w:space="0" w:color="auto"/>
          </w:divBdr>
          <w:divsChild>
            <w:div w:id="1082608002">
              <w:marLeft w:val="0"/>
              <w:marRight w:val="0"/>
              <w:marTop w:val="0"/>
              <w:marBottom w:val="0"/>
              <w:divBdr>
                <w:top w:val="none" w:sz="0" w:space="0" w:color="auto"/>
                <w:left w:val="none" w:sz="0" w:space="0" w:color="auto"/>
                <w:bottom w:val="none" w:sz="0" w:space="0" w:color="auto"/>
                <w:right w:val="none" w:sz="0" w:space="0" w:color="auto"/>
              </w:divBdr>
            </w:div>
            <w:div w:id="286547996">
              <w:marLeft w:val="0"/>
              <w:marRight w:val="0"/>
              <w:marTop w:val="0"/>
              <w:marBottom w:val="0"/>
              <w:divBdr>
                <w:top w:val="none" w:sz="0" w:space="0" w:color="auto"/>
                <w:left w:val="none" w:sz="0" w:space="0" w:color="auto"/>
                <w:bottom w:val="none" w:sz="0" w:space="0" w:color="auto"/>
                <w:right w:val="none" w:sz="0" w:space="0" w:color="auto"/>
              </w:divBdr>
            </w:div>
            <w:div w:id="965355042">
              <w:marLeft w:val="0"/>
              <w:marRight w:val="0"/>
              <w:marTop w:val="0"/>
              <w:marBottom w:val="0"/>
              <w:divBdr>
                <w:top w:val="none" w:sz="0" w:space="0" w:color="auto"/>
                <w:left w:val="none" w:sz="0" w:space="0" w:color="auto"/>
                <w:bottom w:val="none" w:sz="0" w:space="0" w:color="auto"/>
                <w:right w:val="none" w:sz="0" w:space="0" w:color="auto"/>
              </w:divBdr>
            </w:div>
            <w:div w:id="2011525264">
              <w:marLeft w:val="0"/>
              <w:marRight w:val="0"/>
              <w:marTop w:val="0"/>
              <w:marBottom w:val="0"/>
              <w:divBdr>
                <w:top w:val="none" w:sz="0" w:space="0" w:color="auto"/>
                <w:left w:val="none" w:sz="0" w:space="0" w:color="auto"/>
                <w:bottom w:val="none" w:sz="0" w:space="0" w:color="auto"/>
                <w:right w:val="none" w:sz="0" w:space="0" w:color="auto"/>
              </w:divBdr>
            </w:div>
            <w:div w:id="1687898319">
              <w:marLeft w:val="0"/>
              <w:marRight w:val="0"/>
              <w:marTop w:val="0"/>
              <w:marBottom w:val="0"/>
              <w:divBdr>
                <w:top w:val="none" w:sz="0" w:space="0" w:color="auto"/>
                <w:left w:val="none" w:sz="0" w:space="0" w:color="auto"/>
                <w:bottom w:val="none" w:sz="0" w:space="0" w:color="auto"/>
                <w:right w:val="none" w:sz="0" w:space="0" w:color="auto"/>
              </w:divBdr>
            </w:div>
            <w:div w:id="1477601434">
              <w:marLeft w:val="0"/>
              <w:marRight w:val="0"/>
              <w:marTop w:val="0"/>
              <w:marBottom w:val="0"/>
              <w:divBdr>
                <w:top w:val="none" w:sz="0" w:space="0" w:color="auto"/>
                <w:left w:val="none" w:sz="0" w:space="0" w:color="auto"/>
                <w:bottom w:val="none" w:sz="0" w:space="0" w:color="auto"/>
                <w:right w:val="none" w:sz="0" w:space="0" w:color="auto"/>
              </w:divBdr>
            </w:div>
            <w:div w:id="94521917">
              <w:marLeft w:val="0"/>
              <w:marRight w:val="0"/>
              <w:marTop w:val="0"/>
              <w:marBottom w:val="0"/>
              <w:divBdr>
                <w:top w:val="none" w:sz="0" w:space="0" w:color="auto"/>
                <w:left w:val="none" w:sz="0" w:space="0" w:color="auto"/>
                <w:bottom w:val="none" w:sz="0" w:space="0" w:color="auto"/>
                <w:right w:val="none" w:sz="0" w:space="0" w:color="auto"/>
              </w:divBdr>
            </w:div>
            <w:div w:id="321352480">
              <w:marLeft w:val="0"/>
              <w:marRight w:val="0"/>
              <w:marTop w:val="0"/>
              <w:marBottom w:val="0"/>
              <w:divBdr>
                <w:top w:val="none" w:sz="0" w:space="0" w:color="auto"/>
                <w:left w:val="none" w:sz="0" w:space="0" w:color="auto"/>
                <w:bottom w:val="none" w:sz="0" w:space="0" w:color="auto"/>
                <w:right w:val="none" w:sz="0" w:space="0" w:color="auto"/>
              </w:divBdr>
            </w:div>
            <w:div w:id="107158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23434">
      <w:bodyDiv w:val="1"/>
      <w:marLeft w:val="0"/>
      <w:marRight w:val="0"/>
      <w:marTop w:val="0"/>
      <w:marBottom w:val="0"/>
      <w:divBdr>
        <w:top w:val="none" w:sz="0" w:space="0" w:color="auto"/>
        <w:left w:val="none" w:sz="0" w:space="0" w:color="auto"/>
        <w:bottom w:val="none" w:sz="0" w:space="0" w:color="auto"/>
        <w:right w:val="none" w:sz="0" w:space="0" w:color="auto"/>
      </w:divBdr>
      <w:divsChild>
        <w:div w:id="1309167574">
          <w:marLeft w:val="0"/>
          <w:marRight w:val="0"/>
          <w:marTop w:val="0"/>
          <w:marBottom w:val="0"/>
          <w:divBdr>
            <w:top w:val="none" w:sz="0" w:space="0" w:color="auto"/>
            <w:left w:val="none" w:sz="0" w:space="0" w:color="auto"/>
            <w:bottom w:val="none" w:sz="0" w:space="0" w:color="auto"/>
            <w:right w:val="none" w:sz="0" w:space="0" w:color="auto"/>
          </w:divBdr>
          <w:divsChild>
            <w:div w:id="403794868">
              <w:marLeft w:val="0"/>
              <w:marRight w:val="0"/>
              <w:marTop w:val="0"/>
              <w:marBottom w:val="0"/>
              <w:divBdr>
                <w:top w:val="none" w:sz="0" w:space="0" w:color="auto"/>
                <w:left w:val="none" w:sz="0" w:space="0" w:color="auto"/>
                <w:bottom w:val="none" w:sz="0" w:space="0" w:color="auto"/>
                <w:right w:val="none" w:sz="0" w:space="0" w:color="auto"/>
              </w:divBdr>
            </w:div>
            <w:div w:id="35545671">
              <w:marLeft w:val="0"/>
              <w:marRight w:val="0"/>
              <w:marTop w:val="0"/>
              <w:marBottom w:val="0"/>
              <w:divBdr>
                <w:top w:val="none" w:sz="0" w:space="0" w:color="auto"/>
                <w:left w:val="none" w:sz="0" w:space="0" w:color="auto"/>
                <w:bottom w:val="none" w:sz="0" w:space="0" w:color="auto"/>
                <w:right w:val="none" w:sz="0" w:space="0" w:color="auto"/>
              </w:divBdr>
            </w:div>
            <w:div w:id="1669941023">
              <w:marLeft w:val="0"/>
              <w:marRight w:val="0"/>
              <w:marTop w:val="0"/>
              <w:marBottom w:val="0"/>
              <w:divBdr>
                <w:top w:val="none" w:sz="0" w:space="0" w:color="auto"/>
                <w:left w:val="none" w:sz="0" w:space="0" w:color="auto"/>
                <w:bottom w:val="none" w:sz="0" w:space="0" w:color="auto"/>
                <w:right w:val="none" w:sz="0" w:space="0" w:color="auto"/>
              </w:divBdr>
            </w:div>
            <w:div w:id="344551089">
              <w:marLeft w:val="0"/>
              <w:marRight w:val="0"/>
              <w:marTop w:val="0"/>
              <w:marBottom w:val="0"/>
              <w:divBdr>
                <w:top w:val="none" w:sz="0" w:space="0" w:color="auto"/>
                <w:left w:val="none" w:sz="0" w:space="0" w:color="auto"/>
                <w:bottom w:val="none" w:sz="0" w:space="0" w:color="auto"/>
                <w:right w:val="none" w:sz="0" w:space="0" w:color="auto"/>
              </w:divBdr>
            </w:div>
            <w:div w:id="8317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78570">
      <w:bodyDiv w:val="1"/>
      <w:marLeft w:val="0"/>
      <w:marRight w:val="0"/>
      <w:marTop w:val="0"/>
      <w:marBottom w:val="0"/>
      <w:divBdr>
        <w:top w:val="none" w:sz="0" w:space="0" w:color="auto"/>
        <w:left w:val="none" w:sz="0" w:space="0" w:color="auto"/>
        <w:bottom w:val="none" w:sz="0" w:space="0" w:color="auto"/>
        <w:right w:val="none" w:sz="0" w:space="0" w:color="auto"/>
      </w:divBdr>
      <w:divsChild>
        <w:div w:id="301694270">
          <w:marLeft w:val="0"/>
          <w:marRight w:val="0"/>
          <w:marTop w:val="0"/>
          <w:marBottom w:val="0"/>
          <w:divBdr>
            <w:top w:val="none" w:sz="0" w:space="0" w:color="auto"/>
            <w:left w:val="none" w:sz="0" w:space="0" w:color="auto"/>
            <w:bottom w:val="none" w:sz="0" w:space="0" w:color="auto"/>
            <w:right w:val="none" w:sz="0" w:space="0" w:color="auto"/>
          </w:divBdr>
          <w:divsChild>
            <w:div w:id="893538695">
              <w:marLeft w:val="0"/>
              <w:marRight w:val="0"/>
              <w:marTop w:val="0"/>
              <w:marBottom w:val="0"/>
              <w:divBdr>
                <w:top w:val="none" w:sz="0" w:space="0" w:color="auto"/>
                <w:left w:val="none" w:sz="0" w:space="0" w:color="auto"/>
                <w:bottom w:val="none" w:sz="0" w:space="0" w:color="auto"/>
                <w:right w:val="none" w:sz="0" w:space="0" w:color="auto"/>
              </w:divBdr>
            </w:div>
            <w:div w:id="967200805">
              <w:marLeft w:val="0"/>
              <w:marRight w:val="0"/>
              <w:marTop w:val="0"/>
              <w:marBottom w:val="0"/>
              <w:divBdr>
                <w:top w:val="none" w:sz="0" w:space="0" w:color="auto"/>
                <w:left w:val="none" w:sz="0" w:space="0" w:color="auto"/>
                <w:bottom w:val="none" w:sz="0" w:space="0" w:color="auto"/>
                <w:right w:val="none" w:sz="0" w:space="0" w:color="auto"/>
              </w:divBdr>
            </w:div>
            <w:div w:id="1245149048">
              <w:marLeft w:val="0"/>
              <w:marRight w:val="0"/>
              <w:marTop w:val="0"/>
              <w:marBottom w:val="0"/>
              <w:divBdr>
                <w:top w:val="none" w:sz="0" w:space="0" w:color="auto"/>
                <w:left w:val="none" w:sz="0" w:space="0" w:color="auto"/>
                <w:bottom w:val="none" w:sz="0" w:space="0" w:color="auto"/>
                <w:right w:val="none" w:sz="0" w:space="0" w:color="auto"/>
              </w:divBdr>
            </w:div>
            <w:div w:id="1349404259">
              <w:marLeft w:val="0"/>
              <w:marRight w:val="0"/>
              <w:marTop w:val="0"/>
              <w:marBottom w:val="0"/>
              <w:divBdr>
                <w:top w:val="none" w:sz="0" w:space="0" w:color="auto"/>
                <w:left w:val="none" w:sz="0" w:space="0" w:color="auto"/>
                <w:bottom w:val="none" w:sz="0" w:space="0" w:color="auto"/>
                <w:right w:val="none" w:sz="0" w:space="0" w:color="auto"/>
              </w:divBdr>
            </w:div>
            <w:div w:id="1826239477">
              <w:marLeft w:val="0"/>
              <w:marRight w:val="0"/>
              <w:marTop w:val="0"/>
              <w:marBottom w:val="0"/>
              <w:divBdr>
                <w:top w:val="none" w:sz="0" w:space="0" w:color="auto"/>
                <w:left w:val="none" w:sz="0" w:space="0" w:color="auto"/>
                <w:bottom w:val="none" w:sz="0" w:space="0" w:color="auto"/>
                <w:right w:val="none" w:sz="0" w:space="0" w:color="auto"/>
              </w:divBdr>
            </w:div>
            <w:div w:id="1510750254">
              <w:marLeft w:val="0"/>
              <w:marRight w:val="0"/>
              <w:marTop w:val="0"/>
              <w:marBottom w:val="0"/>
              <w:divBdr>
                <w:top w:val="none" w:sz="0" w:space="0" w:color="auto"/>
                <w:left w:val="none" w:sz="0" w:space="0" w:color="auto"/>
                <w:bottom w:val="none" w:sz="0" w:space="0" w:color="auto"/>
                <w:right w:val="none" w:sz="0" w:space="0" w:color="auto"/>
              </w:divBdr>
            </w:div>
            <w:div w:id="1199317906">
              <w:marLeft w:val="0"/>
              <w:marRight w:val="0"/>
              <w:marTop w:val="0"/>
              <w:marBottom w:val="0"/>
              <w:divBdr>
                <w:top w:val="none" w:sz="0" w:space="0" w:color="auto"/>
                <w:left w:val="none" w:sz="0" w:space="0" w:color="auto"/>
                <w:bottom w:val="none" w:sz="0" w:space="0" w:color="auto"/>
                <w:right w:val="none" w:sz="0" w:space="0" w:color="auto"/>
              </w:divBdr>
            </w:div>
            <w:div w:id="544679151">
              <w:marLeft w:val="0"/>
              <w:marRight w:val="0"/>
              <w:marTop w:val="0"/>
              <w:marBottom w:val="0"/>
              <w:divBdr>
                <w:top w:val="none" w:sz="0" w:space="0" w:color="auto"/>
                <w:left w:val="none" w:sz="0" w:space="0" w:color="auto"/>
                <w:bottom w:val="none" w:sz="0" w:space="0" w:color="auto"/>
                <w:right w:val="none" w:sz="0" w:space="0" w:color="auto"/>
              </w:divBdr>
            </w:div>
            <w:div w:id="181031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3394">
      <w:bodyDiv w:val="1"/>
      <w:marLeft w:val="0"/>
      <w:marRight w:val="0"/>
      <w:marTop w:val="0"/>
      <w:marBottom w:val="0"/>
      <w:divBdr>
        <w:top w:val="none" w:sz="0" w:space="0" w:color="auto"/>
        <w:left w:val="none" w:sz="0" w:space="0" w:color="auto"/>
        <w:bottom w:val="none" w:sz="0" w:space="0" w:color="auto"/>
        <w:right w:val="none" w:sz="0" w:space="0" w:color="auto"/>
      </w:divBdr>
      <w:divsChild>
        <w:div w:id="1192525585">
          <w:marLeft w:val="0"/>
          <w:marRight w:val="0"/>
          <w:marTop w:val="0"/>
          <w:marBottom w:val="0"/>
          <w:divBdr>
            <w:top w:val="none" w:sz="0" w:space="0" w:color="auto"/>
            <w:left w:val="none" w:sz="0" w:space="0" w:color="auto"/>
            <w:bottom w:val="none" w:sz="0" w:space="0" w:color="auto"/>
            <w:right w:val="none" w:sz="0" w:space="0" w:color="auto"/>
          </w:divBdr>
          <w:divsChild>
            <w:div w:id="1764761971">
              <w:marLeft w:val="0"/>
              <w:marRight w:val="0"/>
              <w:marTop w:val="0"/>
              <w:marBottom w:val="0"/>
              <w:divBdr>
                <w:top w:val="none" w:sz="0" w:space="0" w:color="auto"/>
                <w:left w:val="none" w:sz="0" w:space="0" w:color="auto"/>
                <w:bottom w:val="none" w:sz="0" w:space="0" w:color="auto"/>
                <w:right w:val="none" w:sz="0" w:space="0" w:color="auto"/>
              </w:divBdr>
            </w:div>
            <w:div w:id="1442994765">
              <w:marLeft w:val="0"/>
              <w:marRight w:val="0"/>
              <w:marTop w:val="0"/>
              <w:marBottom w:val="0"/>
              <w:divBdr>
                <w:top w:val="none" w:sz="0" w:space="0" w:color="auto"/>
                <w:left w:val="none" w:sz="0" w:space="0" w:color="auto"/>
                <w:bottom w:val="none" w:sz="0" w:space="0" w:color="auto"/>
                <w:right w:val="none" w:sz="0" w:space="0" w:color="auto"/>
              </w:divBdr>
            </w:div>
            <w:div w:id="1392002630">
              <w:marLeft w:val="0"/>
              <w:marRight w:val="0"/>
              <w:marTop w:val="0"/>
              <w:marBottom w:val="0"/>
              <w:divBdr>
                <w:top w:val="none" w:sz="0" w:space="0" w:color="auto"/>
                <w:left w:val="none" w:sz="0" w:space="0" w:color="auto"/>
                <w:bottom w:val="none" w:sz="0" w:space="0" w:color="auto"/>
                <w:right w:val="none" w:sz="0" w:space="0" w:color="auto"/>
              </w:divBdr>
            </w:div>
            <w:div w:id="247540805">
              <w:marLeft w:val="0"/>
              <w:marRight w:val="0"/>
              <w:marTop w:val="0"/>
              <w:marBottom w:val="0"/>
              <w:divBdr>
                <w:top w:val="none" w:sz="0" w:space="0" w:color="auto"/>
                <w:left w:val="none" w:sz="0" w:space="0" w:color="auto"/>
                <w:bottom w:val="none" w:sz="0" w:space="0" w:color="auto"/>
                <w:right w:val="none" w:sz="0" w:space="0" w:color="auto"/>
              </w:divBdr>
            </w:div>
            <w:div w:id="1541892571">
              <w:marLeft w:val="0"/>
              <w:marRight w:val="0"/>
              <w:marTop w:val="0"/>
              <w:marBottom w:val="0"/>
              <w:divBdr>
                <w:top w:val="none" w:sz="0" w:space="0" w:color="auto"/>
                <w:left w:val="none" w:sz="0" w:space="0" w:color="auto"/>
                <w:bottom w:val="none" w:sz="0" w:space="0" w:color="auto"/>
                <w:right w:val="none" w:sz="0" w:space="0" w:color="auto"/>
              </w:divBdr>
            </w:div>
            <w:div w:id="555700650">
              <w:marLeft w:val="0"/>
              <w:marRight w:val="0"/>
              <w:marTop w:val="0"/>
              <w:marBottom w:val="0"/>
              <w:divBdr>
                <w:top w:val="none" w:sz="0" w:space="0" w:color="auto"/>
                <w:left w:val="none" w:sz="0" w:space="0" w:color="auto"/>
                <w:bottom w:val="none" w:sz="0" w:space="0" w:color="auto"/>
                <w:right w:val="none" w:sz="0" w:space="0" w:color="auto"/>
              </w:divBdr>
            </w:div>
            <w:div w:id="364868754">
              <w:marLeft w:val="0"/>
              <w:marRight w:val="0"/>
              <w:marTop w:val="0"/>
              <w:marBottom w:val="0"/>
              <w:divBdr>
                <w:top w:val="none" w:sz="0" w:space="0" w:color="auto"/>
                <w:left w:val="none" w:sz="0" w:space="0" w:color="auto"/>
                <w:bottom w:val="none" w:sz="0" w:space="0" w:color="auto"/>
                <w:right w:val="none" w:sz="0" w:space="0" w:color="auto"/>
              </w:divBdr>
            </w:div>
            <w:div w:id="861434211">
              <w:marLeft w:val="0"/>
              <w:marRight w:val="0"/>
              <w:marTop w:val="0"/>
              <w:marBottom w:val="0"/>
              <w:divBdr>
                <w:top w:val="none" w:sz="0" w:space="0" w:color="auto"/>
                <w:left w:val="none" w:sz="0" w:space="0" w:color="auto"/>
                <w:bottom w:val="none" w:sz="0" w:space="0" w:color="auto"/>
                <w:right w:val="none" w:sz="0" w:space="0" w:color="auto"/>
              </w:divBdr>
            </w:div>
            <w:div w:id="2127654848">
              <w:marLeft w:val="0"/>
              <w:marRight w:val="0"/>
              <w:marTop w:val="0"/>
              <w:marBottom w:val="0"/>
              <w:divBdr>
                <w:top w:val="none" w:sz="0" w:space="0" w:color="auto"/>
                <w:left w:val="none" w:sz="0" w:space="0" w:color="auto"/>
                <w:bottom w:val="none" w:sz="0" w:space="0" w:color="auto"/>
                <w:right w:val="none" w:sz="0" w:space="0" w:color="auto"/>
              </w:divBdr>
            </w:div>
            <w:div w:id="11422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8905">
      <w:bodyDiv w:val="1"/>
      <w:marLeft w:val="0"/>
      <w:marRight w:val="0"/>
      <w:marTop w:val="0"/>
      <w:marBottom w:val="0"/>
      <w:divBdr>
        <w:top w:val="none" w:sz="0" w:space="0" w:color="auto"/>
        <w:left w:val="none" w:sz="0" w:space="0" w:color="auto"/>
        <w:bottom w:val="none" w:sz="0" w:space="0" w:color="auto"/>
        <w:right w:val="none" w:sz="0" w:space="0" w:color="auto"/>
      </w:divBdr>
      <w:divsChild>
        <w:div w:id="2092388977">
          <w:marLeft w:val="0"/>
          <w:marRight w:val="0"/>
          <w:marTop w:val="0"/>
          <w:marBottom w:val="0"/>
          <w:divBdr>
            <w:top w:val="none" w:sz="0" w:space="0" w:color="auto"/>
            <w:left w:val="none" w:sz="0" w:space="0" w:color="auto"/>
            <w:bottom w:val="none" w:sz="0" w:space="0" w:color="auto"/>
            <w:right w:val="none" w:sz="0" w:space="0" w:color="auto"/>
          </w:divBdr>
          <w:divsChild>
            <w:div w:id="11825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6427">
      <w:bodyDiv w:val="1"/>
      <w:marLeft w:val="0"/>
      <w:marRight w:val="0"/>
      <w:marTop w:val="0"/>
      <w:marBottom w:val="0"/>
      <w:divBdr>
        <w:top w:val="none" w:sz="0" w:space="0" w:color="auto"/>
        <w:left w:val="none" w:sz="0" w:space="0" w:color="auto"/>
        <w:bottom w:val="none" w:sz="0" w:space="0" w:color="auto"/>
        <w:right w:val="none" w:sz="0" w:space="0" w:color="auto"/>
      </w:divBdr>
      <w:divsChild>
        <w:div w:id="1547911145">
          <w:marLeft w:val="0"/>
          <w:marRight w:val="0"/>
          <w:marTop w:val="0"/>
          <w:marBottom w:val="0"/>
          <w:divBdr>
            <w:top w:val="none" w:sz="0" w:space="0" w:color="auto"/>
            <w:left w:val="none" w:sz="0" w:space="0" w:color="auto"/>
            <w:bottom w:val="none" w:sz="0" w:space="0" w:color="auto"/>
            <w:right w:val="none" w:sz="0" w:space="0" w:color="auto"/>
          </w:divBdr>
          <w:divsChild>
            <w:div w:id="1629823288">
              <w:marLeft w:val="0"/>
              <w:marRight w:val="0"/>
              <w:marTop w:val="0"/>
              <w:marBottom w:val="0"/>
              <w:divBdr>
                <w:top w:val="none" w:sz="0" w:space="0" w:color="auto"/>
                <w:left w:val="none" w:sz="0" w:space="0" w:color="auto"/>
                <w:bottom w:val="none" w:sz="0" w:space="0" w:color="auto"/>
                <w:right w:val="none" w:sz="0" w:space="0" w:color="auto"/>
              </w:divBdr>
            </w:div>
            <w:div w:id="1882739990">
              <w:marLeft w:val="0"/>
              <w:marRight w:val="0"/>
              <w:marTop w:val="0"/>
              <w:marBottom w:val="0"/>
              <w:divBdr>
                <w:top w:val="none" w:sz="0" w:space="0" w:color="auto"/>
                <w:left w:val="none" w:sz="0" w:space="0" w:color="auto"/>
                <w:bottom w:val="none" w:sz="0" w:space="0" w:color="auto"/>
                <w:right w:val="none" w:sz="0" w:space="0" w:color="auto"/>
              </w:divBdr>
            </w:div>
            <w:div w:id="15107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0965">
      <w:bodyDiv w:val="1"/>
      <w:marLeft w:val="0"/>
      <w:marRight w:val="0"/>
      <w:marTop w:val="0"/>
      <w:marBottom w:val="0"/>
      <w:divBdr>
        <w:top w:val="none" w:sz="0" w:space="0" w:color="auto"/>
        <w:left w:val="none" w:sz="0" w:space="0" w:color="auto"/>
        <w:bottom w:val="none" w:sz="0" w:space="0" w:color="auto"/>
        <w:right w:val="none" w:sz="0" w:space="0" w:color="auto"/>
      </w:divBdr>
      <w:divsChild>
        <w:div w:id="1402210948">
          <w:marLeft w:val="0"/>
          <w:marRight w:val="0"/>
          <w:marTop w:val="0"/>
          <w:marBottom w:val="0"/>
          <w:divBdr>
            <w:top w:val="none" w:sz="0" w:space="0" w:color="auto"/>
            <w:left w:val="none" w:sz="0" w:space="0" w:color="auto"/>
            <w:bottom w:val="none" w:sz="0" w:space="0" w:color="auto"/>
            <w:right w:val="none" w:sz="0" w:space="0" w:color="auto"/>
          </w:divBdr>
          <w:divsChild>
            <w:div w:id="14112268">
              <w:marLeft w:val="0"/>
              <w:marRight w:val="0"/>
              <w:marTop w:val="0"/>
              <w:marBottom w:val="0"/>
              <w:divBdr>
                <w:top w:val="none" w:sz="0" w:space="0" w:color="auto"/>
                <w:left w:val="none" w:sz="0" w:space="0" w:color="auto"/>
                <w:bottom w:val="none" w:sz="0" w:space="0" w:color="auto"/>
                <w:right w:val="none" w:sz="0" w:space="0" w:color="auto"/>
              </w:divBdr>
            </w:div>
            <w:div w:id="971638182">
              <w:marLeft w:val="0"/>
              <w:marRight w:val="0"/>
              <w:marTop w:val="0"/>
              <w:marBottom w:val="0"/>
              <w:divBdr>
                <w:top w:val="none" w:sz="0" w:space="0" w:color="auto"/>
                <w:left w:val="none" w:sz="0" w:space="0" w:color="auto"/>
                <w:bottom w:val="none" w:sz="0" w:space="0" w:color="auto"/>
                <w:right w:val="none" w:sz="0" w:space="0" w:color="auto"/>
              </w:divBdr>
            </w:div>
            <w:div w:id="886533317">
              <w:marLeft w:val="0"/>
              <w:marRight w:val="0"/>
              <w:marTop w:val="0"/>
              <w:marBottom w:val="0"/>
              <w:divBdr>
                <w:top w:val="none" w:sz="0" w:space="0" w:color="auto"/>
                <w:left w:val="none" w:sz="0" w:space="0" w:color="auto"/>
                <w:bottom w:val="none" w:sz="0" w:space="0" w:color="auto"/>
                <w:right w:val="none" w:sz="0" w:space="0" w:color="auto"/>
              </w:divBdr>
            </w:div>
            <w:div w:id="1516845854">
              <w:marLeft w:val="0"/>
              <w:marRight w:val="0"/>
              <w:marTop w:val="0"/>
              <w:marBottom w:val="0"/>
              <w:divBdr>
                <w:top w:val="none" w:sz="0" w:space="0" w:color="auto"/>
                <w:left w:val="none" w:sz="0" w:space="0" w:color="auto"/>
                <w:bottom w:val="none" w:sz="0" w:space="0" w:color="auto"/>
                <w:right w:val="none" w:sz="0" w:space="0" w:color="auto"/>
              </w:divBdr>
            </w:div>
            <w:div w:id="2010867546">
              <w:marLeft w:val="0"/>
              <w:marRight w:val="0"/>
              <w:marTop w:val="0"/>
              <w:marBottom w:val="0"/>
              <w:divBdr>
                <w:top w:val="none" w:sz="0" w:space="0" w:color="auto"/>
                <w:left w:val="none" w:sz="0" w:space="0" w:color="auto"/>
                <w:bottom w:val="none" w:sz="0" w:space="0" w:color="auto"/>
                <w:right w:val="none" w:sz="0" w:space="0" w:color="auto"/>
              </w:divBdr>
            </w:div>
            <w:div w:id="2081246830">
              <w:marLeft w:val="0"/>
              <w:marRight w:val="0"/>
              <w:marTop w:val="0"/>
              <w:marBottom w:val="0"/>
              <w:divBdr>
                <w:top w:val="none" w:sz="0" w:space="0" w:color="auto"/>
                <w:left w:val="none" w:sz="0" w:space="0" w:color="auto"/>
                <w:bottom w:val="none" w:sz="0" w:space="0" w:color="auto"/>
                <w:right w:val="none" w:sz="0" w:space="0" w:color="auto"/>
              </w:divBdr>
            </w:div>
            <w:div w:id="2053990338">
              <w:marLeft w:val="0"/>
              <w:marRight w:val="0"/>
              <w:marTop w:val="0"/>
              <w:marBottom w:val="0"/>
              <w:divBdr>
                <w:top w:val="none" w:sz="0" w:space="0" w:color="auto"/>
                <w:left w:val="none" w:sz="0" w:space="0" w:color="auto"/>
                <w:bottom w:val="none" w:sz="0" w:space="0" w:color="auto"/>
                <w:right w:val="none" w:sz="0" w:space="0" w:color="auto"/>
              </w:divBdr>
            </w:div>
            <w:div w:id="653029973">
              <w:marLeft w:val="0"/>
              <w:marRight w:val="0"/>
              <w:marTop w:val="0"/>
              <w:marBottom w:val="0"/>
              <w:divBdr>
                <w:top w:val="none" w:sz="0" w:space="0" w:color="auto"/>
                <w:left w:val="none" w:sz="0" w:space="0" w:color="auto"/>
                <w:bottom w:val="none" w:sz="0" w:space="0" w:color="auto"/>
                <w:right w:val="none" w:sz="0" w:space="0" w:color="auto"/>
              </w:divBdr>
            </w:div>
            <w:div w:id="13383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80973">
      <w:bodyDiv w:val="1"/>
      <w:marLeft w:val="0"/>
      <w:marRight w:val="0"/>
      <w:marTop w:val="0"/>
      <w:marBottom w:val="0"/>
      <w:divBdr>
        <w:top w:val="none" w:sz="0" w:space="0" w:color="auto"/>
        <w:left w:val="none" w:sz="0" w:space="0" w:color="auto"/>
        <w:bottom w:val="none" w:sz="0" w:space="0" w:color="auto"/>
        <w:right w:val="none" w:sz="0" w:space="0" w:color="auto"/>
      </w:divBdr>
      <w:divsChild>
        <w:div w:id="2147117477">
          <w:marLeft w:val="0"/>
          <w:marRight w:val="0"/>
          <w:marTop w:val="0"/>
          <w:marBottom w:val="0"/>
          <w:divBdr>
            <w:top w:val="none" w:sz="0" w:space="0" w:color="auto"/>
            <w:left w:val="none" w:sz="0" w:space="0" w:color="auto"/>
            <w:bottom w:val="none" w:sz="0" w:space="0" w:color="auto"/>
            <w:right w:val="none" w:sz="0" w:space="0" w:color="auto"/>
          </w:divBdr>
          <w:divsChild>
            <w:div w:id="1842501348">
              <w:marLeft w:val="0"/>
              <w:marRight w:val="0"/>
              <w:marTop w:val="0"/>
              <w:marBottom w:val="0"/>
              <w:divBdr>
                <w:top w:val="none" w:sz="0" w:space="0" w:color="auto"/>
                <w:left w:val="none" w:sz="0" w:space="0" w:color="auto"/>
                <w:bottom w:val="none" w:sz="0" w:space="0" w:color="auto"/>
                <w:right w:val="none" w:sz="0" w:space="0" w:color="auto"/>
              </w:divBdr>
            </w:div>
            <w:div w:id="2088182970">
              <w:marLeft w:val="0"/>
              <w:marRight w:val="0"/>
              <w:marTop w:val="0"/>
              <w:marBottom w:val="0"/>
              <w:divBdr>
                <w:top w:val="none" w:sz="0" w:space="0" w:color="auto"/>
                <w:left w:val="none" w:sz="0" w:space="0" w:color="auto"/>
                <w:bottom w:val="none" w:sz="0" w:space="0" w:color="auto"/>
                <w:right w:val="none" w:sz="0" w:space="0" w:color="auto"/>
              </w:divBdr>
            </w:div>
            <w:div w:id="3948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hyperlink" Target="https://stackoverflow.com/questions/26604952/a-simple-cordova-android-example-including-sqlite-read-write-and-search/26609184"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EA80EA3C3240F1AD8C91415A6923DC"/>
        <w:category>
          <w:name w:val="Allgemein"/>
          <w:gallery w:val="placeholder"/>
        </w:category>
        <w:types>
          <w:type w:val="bbPlcHdr"/>
        </w:types>
        <w:behaviors>
          <w:behavior w:val="content"/>
        </w:behaviors>
        <w:guid w:val="{573678A8-564E-4D62-B526-8B1C04052FE2}"/>
      </w:docPartPr>
      <w:docPartBody>
        <w:p w:rsidR="006C0876" w:rsidRDefault="00721C4E" w:rsidP="00721C4E">
          <w:pPr>
            <w:pStyle w:val="64EA80EA3C3240F1AD8C91415A6923DC"/>
          </w:pPr>
          <w:r>
            <w:rPr>
              <w:rStyle w:val="Platzhaltertext"/>
            </w:rPr>
            <w:t>Titel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C4E"/>
    <w:rsid w:val="006477FE"/>
    <w:rsid w:val="006C0876"/>
    <w:rsid w:val="00721C4E"/>
    <w:rsid w:val="00C36002"/>
    <w:rsid w:val="00EE214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21C4E"/>
    <w:rPr>
      <w:color w:val="808080"/>
    </w:rPr>
  </w:style>
  <w:style w:type="paragraph" w:customStyle="1" w:styleId="64EA80EA3C3240F1AD8C91415A6923DC">
    <w:name w:val="64EA80EA3C3240F1AD8C91415A6923DC"/>
    <w:rsid w:val="00721C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65C75F987A211B4B8E446952FCEE82BD" ma:contentTypeVersion="13" ma:contentTypeDescription="Ein neues Dokument erstellen." ma:contentTypeScope="" ma:versionID="89aa10334264587b51cb4ff5a18f38fb">
  <xsd:schema xmlns:xsd="http://www.w3.org/2001/XMLSchema" xmlns:xs="http://www.w3.org/2001/XMLSchema" xmlns:p="http://schemas.microsoft.com/office/2006/metadata/properties" xmlns:ns3="dbc40a1e-85e7-407b-9c67-d3a8573196d3" xmlns:ns4="bf3a2fd5-40ad-4283-bae2-3efb411bd92d" targetNamespace="http://schemas.microsoft.com/office/2006/metadata/properties" ma:root="true" ma:fieldsID="978216820376289cd20bc7009c25b870" ns3:_="" ns4:_="">
    <xsd:import namespace="dbc40a1e-85e7-407b-9c67-d3a8573196d3"/>
    <xsd:import namespace="bf3a2fd5-40ad-4283-bae2-3efb411bd92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AutoTags" minOccurs="0"/>
                <xsd:element ref="ns3:MediaLengthInSecond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c40a1e-85e7-407b-9c67-d3a8573196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f3a2fd5-40ad-4283-bae2-3efb411bd92d"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872D7-3313-4CE5-A147-10ADCFCB29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AE8B41-E88D-4856-B898-B093203143E9}">
  <ds:schemaRefs>
    <ds:schemaRef ds:uri="http://schemas.microsoft.com/sharepoint/v3/contenttype/forms"/>
  </ds:schemaRefs>
</ds:datastoreItem>
</file>

<file path=customXml/itemProps3.xml><?xml version="1.0" encoding="utf-8"?>
<ds:datastoreItem xmlns:ds="http://schemas.openxmlformats.org/officeDocument/2006/customXml" ds:itemID="{A159C52A-BEEC-4519-A539-7E8D908D8D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c40a1e-85e7-407b-9c67-d3a8573196d3"/>
    <ds:schemaRef ds:uri="bf3a2fd5-40ad-4283-bae2-3efb411bd9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2D2B91-4E88-446D-9758-8CF0C50D5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5260</Words>
  <Characters>33139</Characters>
  <Application>Microsoft Office Word</Application>
  <DocSecurity>0</DocSecurity>
  <Lines>276</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Remo Thim 3i</dc:creator>
  <cp:keywords/>
  <dc:description/>
  <cp:lastModifiedBy>Remo Thim</cp:lastModifiedBy>
  <cp:revision>2</cp:revision>
  <dcterms:created xsi:type="dcterms:W3CDTF">2022-02-24T22:53:00Z</dcterms:created>
  <dcterms:modified xsi:type="dcterms:W3CDTF">2022-02-24T22:53:00Z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0x01010065C75F987A211B4B8E446952FCEE82BD</vt:lpwstr>
  </property>
</Properties>
</file>